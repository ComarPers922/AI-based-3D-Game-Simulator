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091F6" w14:textId="77777777" w:rsidR="00C5268B" w:rsidRDefault="00C5268B">
      <w:pPr>
        <w:rPr>
          <w:rFonts w:ascii="Times New Roman" w:hAnsi="Times New Roman"/>
        </w:rPr>
      </w:pPr>
      <w:bookmarkStart w:id="0" w:name="_Hlk8164752"/>
      <w:bookmarkEnd w:id="0"/>
    </w:p>
    <w:p w14:paraId="52AC4051" w14:textId="77777777" w:rsidR="00C5268B" w:rsidRDefault="00C5268B">
      <w:pPr>
        <w:rPr>
          <w:rFonts w:ascii="Times New Roman" w:hAnsi="Times New Roman"/>
        </w:rPr>
      </w:pPr>
    </w:p>
    <w:p w14:paraId="352C34E0" w14:textId="77777777" w:rsidR="000D513D" w:rsidRDefault="000D513D">
      <w:pPr>
        <w:rPr>
          <w:rFonts w:ascii="Times New Roman" w:hAnsi="Times New Roman"/>
        </w:rPr>
      </w:pPr>
    </w:p>
    <w:p w14:paraId="7BF539DB" w14:textId="77777777" w:rsidR="000D513D" w:rsidRDefault="000D513D">
      <w:pPr>
        <w:rPr>
          <w:rFonts w:ascii="Times New Roman" w:hAnsi="Times New Roman"/>
        </w:rPr>
      </w:pPr>
    </w:p>
    <w:p w14:paraId="09B98784" w14:textId="77777777" w:rsidR="000D513D" w:rsidRDefault="000D513D">
      <w:pPr>
        <w:rPr>
          <w:rFonts w:ascii="Times New Roman" w:hAnsi="Times New Roman"/>
        </w:rPr>
      </w:pPr>
    </w:p>
    <w:p w14:paraId="2D90774B" w14:textId="77777777" w:rsidR="000379A9" w:rsidRDefault="000379A9">
      <w:pPr>
        <w:rPr>
          <w:rFonts w:ascii="Times New Roman" w:hAnsi="Times New Roman"/>
        </w:rPr>
      </w:pPr>
    </w:p>
    <w:p w14:paraId="1A3D55C2" w14:textId="77777777" w:rsidR="000D513D" w:rsidRDefault="00D14E16">
      <w:pPr>
        <w:rPr>
          <w:rFonts w:ascii="Times New Roman" w:hAnsi="Times New Roman"/>
        </w:rPr>
      </w:pPr>
      <w:r>
        <w:rPr>
          <w:rFonts w:ascii="Times New Roman" w:hAnsi="Times New Roman"/>
        </w:rPr>
        <w:br/>
      </w:r>
    </w:p>
    <w:p w14:paraId="3E0FC154" w14:textId="77777777" w:rsidR="00D14E16" w:rsidRDefault="00D14E16" w:rsidP="000D513D">
      <w:pPr>
        <w:jc w:val="center"/>
        <w:rPr>
          <w:rFonts w:ascii="Times New Roman" w:hAnsi="Times New Roman"/>
        </w:rPr>
      </w:pPr>
    </w:p>
    <w:p w14:paraId="7D7882C9" w14:textId="77777777" w:rsidR="00D14E16" w:rsidRDefault="00D14E16" w:rsidP="000D513D">
      <w:pPr>
        <w:jc w:val="center"/>
        <w:rPr>
          <w:rFonts w:ascii="Times New Roman" w:hAnsi="Times New Roman"/>
        </w:rPr>
      </w:pPr>
    </w:p>
    <w:p w14:paraId="133E5FF8" w14:textId="77777777" w:rsidR="00D14E16" w:rsidRDefault="00D14E16" w:rsidP="000D513D">
      <w:pPr>
        <w:jc w:val="center"/>
        <w:rPr>
          <w:rFonts w:ascii="Times New Roman" w:hAnsi="Times New Roman"/>
        </w:rPr>
      </w:pPr>
    </w:p>
    <w:p w14:paraId="5AF465D0" w14:textId="77777777" w:rsidR="00D14E16" w:rsidRDefault="00D14E16" w:rsidP="000D513D">
      <w:pPr>
        <w:jc w:val="center"/>
        <w:rPr>
          <w:rFonts w:ascii="Times New Roman" w:hAnsi="Times New Roman"/>
        </w:rPr>
      </w:pPr>
    </w:p>
    <w:p w14:paraId="6CF2C9A8" w14:textId="6F684590" w:rsidR="000D513D" w:rsidRPr="00170EFA" w:rsidRDefault="00105F4E" w:rsidP="000D513D">
      <w:pPr>
        <w:jc w:val="center"/>
        <w:rPr>
          <w:rFonts w:ascii="Times New Roman" w:hAnsi="Times New Roman"/>
        </w:rPr>
      </w:pPr>
      <w:r w:rsidRPr="00105F4E">
        <w:rPr>
          <w:rFonts w:ascii="TimesNewRomanPSMT" w:hAnsi="TimesNewRomanPSMT" w:cs="TimesNewRomanPSMT"/>
        </w:rPr>
        <w:t>AI-based 3D Game Simulator</w:t>
      </w:r>
      <w:r w:rsidR="00E42F72">
        <w:rPr>
          <w:rFonts w:ascii="TimesNewRomanPSMT" w:hAnsi="TimesNewRomanPSMT" w:cs="TimesNewRomanPSMT"/>
        </w:rPr>
        <w:t>s</w:t>
      </w:r>
    </w:p>
    <w:p w14:paraId="392F1DDB" w14:textId="77777777" w:rsidR="000D513D" w:rsidRPr="00170EFA" w:rsidRDefault="000D513D" w:rsidP="000D513D">
      <w:pPr>
        <w:jc w:val="center"/>
        <w:rPr>
          <w:rFonts w:ascii="Times New Roman" w:hAnsi="Times New Roman"/>
        </w:rPr>
      </w:pPr>
    </w:p>
    <w:p w14:paraId="5F991CB8" w14:textId="77777777" w:rsidR="000D513D" w:rsidRDefault="000D513D" w:rsidP="000D513D">
      <w:pPr>
        <w:jc w:val="center"/>
        <w:rPr>
          <w:rFonts w:ascii="Times New Roman" w:hAnsi="Times New Roman"/>
        </w:rPr>
      </w:pPr>
    </w:p>
    <w:p w14:paraId="0FEFA799" w14:textId="77777777" w:rsidR="000D513D" w:rsidRDefault="000D513D" w:rsidP="000D513D">
      <w:pPr>
        <w:jc w:val="center"/>
        <w:rPr>
          <w:rFonts w:ascii="Times New Roman" w:hAnsi="Times New Roman"/>
        </w:rPr>
      </w:pPr>
    </w:p>
    <w:p w14:paraId="77FD4982" w14:textId="77777777" w:rsidR="00306C22" w:rsidRDefault="000D513D" w:rsidP="00822F68">
      <w:pPr>
        <w:jc w:val="center"/>
        <w:rPr>
          <w:rFonts w:ascii="Times New Roman" w:hAnsi="Times New Roman"/>
        </w:rPr>
      </w:pPr>
      <w:bookmarkStart w:id="1" w:name="_Toc7784500"/>
      <w:r w:rsidRPr="00822F68">
        <w:t>A Senior Honors Thesi</w:t>
      </w:r>
      <w:r>
        <w:rPr>
          <w:rFonts w:ascii="Times New Roman" w:hAnsi="Times New Roman"/>
        </w:rPr>
        <w:t>s</w:t>
      </w:r>
      <w:bookmarkEnd w:id="1"/>
    </w:p>
    <w:p w14:paraId="4AF9F185" w14:textId="77777777" w:rsidR="00306C22" w:rsidRDefault="00306C22" w:rsidP="006150F1">
      <w:pPr>
        <w:rPr>
          <w:rFonts w:ascii="Times New Roman" w:hAnsi="Times New Roman"/>
        </w:rPr>
      </w:pPr>
    </w:p>
    <w:p w14:paraId="71B3475E" w14:textId="77777777" w:rsidR="00306C22" w:rsidRDefault="00306C22" w:rsidP="006150F1">
      <w:pPr>
        <w:rPr>
          <w:rFonts w:ascii="Times New Roman" w:hAnsi="Times New Roman"/>
        </w:rPr>
      </w:pPr>
    </w:p>
    <w:p w14:paraId="05C5C901" w14:textId="77777777" w:rsidR="000D513D" w:rsidRDefault="000D513D" w:rsidP="006150F1">
      <w:pPr>
        <w:rPr>
          <w:rFonts w:ascii="Times New Roman" w:hAnsi="Times New Roman"/>
        </w:rPr>
      </w:pPr>
    </w:p>
    <w:p w14:paraId="0FBCD58D" w14:textId="77777777" w:rsidR="000D513D" w:rsidRDefault="00CE5C21" w:rsidP="000D513D">
      <w:pPr>
        <w:jc w:val="center"/>
        <w:rPr>
          <w:rFonts w:ascii="Times New Roman" w:hAnsi="Times New Roman"/>
        </w:rPr>
      </w:pPr>
      <w:r>
        <w:rPr>
          <w:rFonts w:ascii="Times New Roman" w:hAnsi="Times New Roman"/>
        </w:rPr>
        <w:t>Submitted</w:t>
      </w:r>
      <w:r w:rsidR="000D513D">
        <w:rPr>
          <w:rFonts w:ascii="Times New Roman" w:hAnsi="Times New Roman"/>
        </w:rPr>
        <w:t xml:space="preserve"> in Partial Fulfi</w:t>
      </w:r>
      <w:r w:rsidR="00170EFA">
        <w:rPr>
          <w:rFonts w:ascii="Times New Roman" w:hAnsi="Times New Roman"/>
        </w:rPr>
        <w:t>llment of the Requirements</w:t>
      </w:r>
      <w:r w:rsidR="00170EFA">
        <w:rPr>
          <w:rFonts w:ascii="Times New Roman" w:hAnsi="Times New Roman"/>
        </w:rPr>
        <w:br/>
        <w:t>for G</w:t>
      </w:r>
      <w:r w:rsidR="000D513D">
        <w:rPr>
          <w:rFonts w:ascii="Times New Roman" w:hAnsi="Times New Roman"/>
        </w:rPr>
        <w:t xml:space="preserve">raduation in the </w:t>
      </w:r>
      <w:r w:rsidR="00C5268B">
        <w:rPr>
          <w:rFonts w:ascii="Times New Roman" w:hAnsi="Times New Roman"/>
        </w:rPr>
        <w:t>Honors College</w:t>
      </w:r>
    </w:p>
    <w:p w14:paraId="5A593FD0" w14:textId="77777777" w:rsidR="00170EFA" w:rsidRDefault="00170EFA" w:rsidP="000D513D">
      <w:pPr>
        <w:jc w:val="center"/>
        <w:rPr>
          <w:rFonts w:ascii="Times New Roman" w:hAnsi="Times New Roman"/>
        </w:rPr>
      </w:pPr>
    </w:p>
    <w:p w14:paraId="2CF1F43E" w14:textId="77777777" w:rsidR="00170EFA" w:rsidRDefault="00170EFA" w:rsidP="000D513D">
      <w:pPr>
        <w:jc w:val="center"/>
        <w:rPr>
          <w:rFonts w:ascii="Times New Roman" w:hAnsi="Times New Roman"/>
        </w:rPr>
      </w:pPr>
    </w:p>
    <w:p w14:paraId="5933B4A8" w14:textId="77777777" w:rsidR="00170EFA" w:rsidRDefault="00170EFA" w:rsidP="000D513D">
      <w:pPr>
        <w:jc w:val="center"/>
        <w:rPr>
          <w:rFonts w:ascii="Times New Roman" w:hAnsi="Times New Roman"/>
        </w:rPr>
      </w:pPr>
    </w:p>
    <w:p w14:paraId="2FA66B79" w14:textId="77777777" w:rsidR="000D513D" w:rsidRDefault="000D513D" w:rsidP="000D513D">
      <w:pPr>
        <w:jc w:val="center"/>
        <w:rPr>
          <w:rFonts w:ascii="Times New Roman" w:hAnsi="Times New Roman"/>
        </w:rPr>
      </w:pPr>
    </w:p>
    <w:p w14:paraId="1E75BDA7" w14:textId="77777777" w:rsidR="00204FDB" w:rsidRDefault="00204FDB" w:rsidP="000D513D">
      <w:pPr>
        <w:jc w:val="center"/>
        <w:rPr>
          <w:rFonts w:ascii="Times New Roman" w:hAnsi="Times New Roman"/>
        </w:rPr>
      </w:pPr>
    </w:p>
    <w:p w14:paraId="25F96817" w14:textId="77777777" w:rsidR="000D513D" w:rsidRDefault="000D513D" w:rsidP="000D513D">
      <w:pPr>
        <w:jc w:val="center"/>
        <w:rPr>
          <w:rFonts w:ascii="Times New Roman" w:hAnsi="Times New Roman"/>
        </w:rPr>
      </w:pPr>
      <w:r>
        <w:rPr>
          <w:rFonts w:ascii="Times New Roman" w:hAnsi="Times New Roman"/>
        </w:rPr>
        <w:t>By</w:t>
      </w:r>
    </w:p>
    <w:p w14:paraId="6C1B0B93" w14:textId="687563D6" w:rsidR="00170EFA" w:rsidRDefault="004A53A9" w:rsidP="00170EFA">
      <w:pPr>
        <w:widowControl w:val="0"/>
        <w:autoSpaceDE w:val="0"/>
        <w:autoSpaceDN w:val="0"/>
        <w:adjustRightInd w:val="0"/>
        <w:jc w:val="center"/>
        <w:rPr>
          <w:rFonts w:ascii="TimesNewRomanPSMT" w:hAnsi="TimesNewRomanPSMT" w:cs="TimesNewRomanPSMT"/>
        </w:rPr>
      </w:pPr>
      <w:r>
        <w:rPr>
          <w:rFonts w:ascii="TimesNewRomanPSMT" w:hAnsi="TimesNewRomanPSMT" w:cs="TimesNewRomanPSMT"/>
        </w:rPr>
        <w:t>Yuhang Liao</w:t>
      </w:r>
    </w:p>
    <w:p w14:paraId="649802B5" w14:textId="7A83E533" w:rsidR="00170EFA" w:rsidRDefault="00170EFA" w:rsidP="00170EFA">
      <w:pPr>
        <w:jc w:val="center"/>
        <w:rPr>
          <w:rFonts w:ascii="Times New Roman" w:hAnsi="Times New Roman"/>
        </w:rPr>
      </w:pPr>
      <w:r>
        <w:rPr>
          <w:rFonts w:ascii="TimesNewRomanPSMT" w:hAnsi="TimesNewRomanPSMT" w:cs="TimesNewRomanPSMT"/>
        </w:rPr>
        <w:t>Computer Science Major</w:t>
      </w:r>
    </w:p>
    <w:p w14:paraId="36ACC0C8" w14:textId="77777777" w:rsidR="000D513D" w:rsidRDefault="000D513D" w:rsidP="000D513D">
      <w:pPr>
        <w:jc w:val="center"/>
        <w:rPr>
          <w:rFonts w:ascii="Times New Roman" w:hAnsi="Times New Roman"/>
        </w:rPr>
      </w:pPr>
    </w:p>
    <w:p w14:paraId="1C6C8922" w14:textId="60F0E85C" w:rsidR="00170EFA" w:rsidRDefault="000D513D" w:rsidP="000D513D">
      <w:pPr>
        <w:jc w:val="center"/>
        <w:rPr>
          <w:rFonts w:ascii="Times New Roman" w:hAnsi="Times New Roman"/>
        </w:rPr>
      </w:pPr>
      <w:r>
        <w:rPr>
          <w:rFonts w:ascii="Times New Roman" w:hAnsi="Times New Roman"/>
        </w:rPr>
        <w:t>The</w:t>
      </w:r>
      <w:r w:rsidR="00170EFA">
        <w:rPr>
          <w:rFonts w:ascii="Times New Roman" w:hAnsi="Times New Roman"/>
        </w:rPr>
        <w:t xml:space="preserve"> College at Brockport</w:t>
      </w:r>
      <w:r w:rsidR="00170EFA">
        <w:rPr>
          <w:rFonts w:ascii="Times New Roman" w:hAnsi="Times New Roman"/>
        </w:rPr>
        <w:br/>
        <w:t>May</w:t>
      </w:r>
      <w:r w:rsidR="00C21A04">
        <w:rPr>
          <w:rFonts w:ascii="Times New Roman" w:hAnsi="Times New Roman"/>
        </w:rPr>
        <w:t xml:space="preserve"> </w:t>
      </w:r>
      <w:r w:rsidR="0004218D">
        <w:rPr>
          <w:rFonts w:ascii="Times New Roman" w:hAnsi="Times New Roman"/>
        </w:rPr>
        <w:t>10</w:t>
      </w:r>
      <w:r w:rsidR="00C21A04">
        <w:rPr>
          <w:rFonts w:ascii="Times New Roman" w:hAnsi="Times New Roman"/>
        </w:rPr>
        <w:t>,</w:t>
      </w:r>
      <w:r w:rsidR="00170EFA">
        <w:rPr>
          <w:rFonts w:ascii="Times New Roman" w:hAnsi="Times New Roman"/>
        </w:rPr>
        <w:t xml:space="preserve"> 201</w:t>
      </w:r>
      <w:r w:rsidR="0004218D">
        <w:rPr>
          <w:rFonts w:ascii="Times New Roman" w:hAnsi="Times New Roman"/>
        </w:rPr>
        <w:t>9</w:t>
      </w:r>
    </w:p>
    <w:p w14:paraId="0AD593FA" w14:textId="77777777" w:rsidR="00204FDB" w:rsidRDefault="00204FDB" w:rsidP="000D513D">
      <w:pPr>
        <w:jc w:val="center"/>
        <w:rPr>
          <w:rFonts w:ascii="Times New Roman" w:hAnsi="Times New Roman"/>
        </w:rPr>
      </w:pPr>
    </w:p>
    <w:p w14:paraId="3E9AA142" w14:textId="77777777" w:rsidR="00170EFA" w:rsidRDefault="00170EFA" w:rsidP="006150F1">
      <w:pPr>
        <w:rPr>
          <w:rFonts w:ascii="Times New Roman" w:hAnsi="Times New Roman"/>
        </w:rPr>
      </w:pPr>
    </w:p>
    <w:p w14:paraId="4D2926BC" w14:textId="77777777" w:rsidR="00170EFA" w:rsidRDefault="00170EFA" w:rsidP="006150F1">
      <w:pPr>
        <w:rPr>
          <w:rFonts w:ascii="Times New Roman" w:hAnsi="Times New Roman"/>
        </w:rPr>
      </w:pPr>
    </w:p>
    <w:p w14:paraId="3EBFD842" w14:textId="77777777" w:rsidR="00170EFA" w:rsidRDefault="00170EFA" w:rsidP="006150F1">
      <w:pPr>
        <w:rPr>
          <w:rFonts w:ascii="Times New Roman" w:hAnsi="Times New Roman"/>
        </w:rPr>
      </w:pPr>
    </w:p>
    <w:p w14:paraId="60D82D46" w14:textId="77777777" w:rsidR="00170EFA" w:rsidRDefault="00170EFA" w:rsidP="006150F1">
      <w:pPr>
        <w:rPr>
          <w:rFonts w:ascii="Times New Roman" w:hAnsi="Times New Roman"/>
        </w:rPr>
      </w:pPr>
    </w:p>
    <w:p w14:paraId="604DB357" w14:textId="1EDEC824" w:rsidR="00B474E3" w:rsidRDefault="005A6355" w:rsidP="00822F68">
      <w:pPr>
        <w:jc w:val="center"/>
        <w:rPr>
          <w:rFonts w:ascii="Times New Roman" w:hAnsi="Times New Roman"/>
        </w:rPr>
      </w:pPr>
      <w:bookmarkStart w:id="2" w:name="_Toc7784501"/>
      <w:r>
        <w:rPr>
          <w:rFonts w:ascii="Times New Roman" w:hAnsi="Times New Roman"/>
        </w:rPr>
        <w:t>Thesis Director:</w:t>
      </w:r>
      <w:r w:rsidR="00170EFA" w:rsidRPr="00170EFA">
        <w:t xml:space="preserve"> </w:t>
      </w:r>
      <w:r w:rsidR="00170EFA">
        <w:t xml:space="preserve">Dr. </w:t>
      </w:r>
      <w:r w:rsidR="0004218D">
        <w:t>Ning Yu</w:t>
      </w:r>
      <w:r w:rsidR="00170EFA">
        <w:t xml:space="preserve">, </w:t>
      </w:r>
      <w:r w:rsidR="00E33733">
        <w:t xml:space="preserve">Assistant </w:t>
      </w:r>
      <w:r w:rsidR="00170EFA">
        <w:t>Professor, Computer Science</w:t>
      </w:r>
      <w:bookmarkEnd w:id="2"/>
    </w:p>
    <w:p w14:paraId="1FE5F370" w14:textId="77777777" w:rsidR="00B474E3" w:rsidRDefault="00B474E3" w:rsidP="000D513D">
      <w:pPr>
        <w:jc w:val="center"/>
        <w:rPr>
          <w:rFonts w:ascii="Times New Roman" w:hAnsi="Times New Roman"/>
        </w:rPr>
      </w:pPr>
    </w:p>
    <w:p w14:paraId="53B8D991" w14:textId="77777777" w:rsidR="00204FDB" w:rsidRDefault="00170EFA" w:rsidP="000D513D">
      <w:pPr>
        <w:jc w:val="center"/>
        <w:rPr>
          <w:rFonts w:ascii="Times New Roman" w:hAnsi="Times New Roman"/>
          <w:i/>
        </w:rPr>
      </w:pPr>
      <w:r>
        <w:rPr>
          <w:rFonts w:ascii="Times New Roman" w:hAnsi="Times New Roman"/>
          <w:i/>
        </w:rPr>
        <w:br/>
      </w:r>
    </w:p>
    <w:p w14:paraId="757F6D42" w14:textId="77777777" w:rsidR="00204FDB" w:rsidRDefault="00204FDB" w:rsidP="000D513D">
      <w:pPr>
        <w:jc w:val="center"/>
        <w:rPr>
          <w:rFonts w:ascii="Times New Roman" w:hAnsi="Times New Roman"/>
          <w:i/>
        </w:rPr>
      </w:pPr>
    </w:p>
    <w:p w14:paraId="348F7829" w14:textId="470DD937" w:rsidR="000379A9" w:rsidRDefault="00B474E3" w:rsidP="00204FDB">
      <w:pPr>
        <w:jc w:val="center"/>
        <w:rPr>
          <w:rFonts w:ascii="Times New Roman" w:hAnsi="Times New Roman"/>
          <w:i/>
        </w:rPr>
      </w:pPr>
      <w:r w:rsidRPr="00AB1943">
        <w:rPr>
          <w:rFonts w:ascii="Times New Roman" w:hAnsi="Times New Roman"/>
          <w:i/>
        </w:rPr>
        <w:t xml:space="preserve">Educational use of this paper </w:t>
      </w:r>
      <w:r w:rsidR="007A249D">
        <w:rPr>
          <w:rFonts w:ascii="Times New Roman" w:hAnsi="Times New Roman"/>
          <w:i/>
        </w:rPr>
        <w:t xml:space="preserve">is permitted </w:t>
      </w:r>
      <w:r w:rsidR="004B4300">
        <w:rPr>
          <w:rFonts w:ascii="Times New Roman" w:hAnsi="Times New Roman"/>
          <w:i/>
        </w:rPr>
        <w:t xml:space="preserve">for the </w:t>
      </w:r>
      <w:r w:rsidRPr="00AB1943">
        <w:rPr>
          <w:rFonts w:ascii="Times New Roman" w:hAnsi="Times New Roman"/>
          <w:i/>
        </w:rPr>
        <w:t>purpose</w:t>
      </w:r>
      <w:r w:rsidR="00AB1943" w:rsidRPr="00AB1943">
        <w:rPr>
          <w:rFonts w:ascii="Times New Roman" w:hAnsi="Times New Roman"/>
          <w:i/>
        </w:rPr>
        <w:t xml:space="preserve"> of providing</w:t>
      </w:r>
      <w:r w:rsidR="00AB1943">
        <w:rPr>
          <w:rFonts w:ascii="Times New Roman" w:hAnsi="Times New Roman"/>
          <w:i/>
        </w:rPr>
        <w:t xml:space="preserve"> </w:t>
      </w:r>
      <w:r w:rsidR="0062782F">
        <w:rPr>
          <w:rFonts w:ascii="Times New Roman" w:hAnsi="Times New Roman"/>
          <w:i/>
        </w:rPr>
        <w:t xml:space="preserve">future </w:t>
      </w:r>
      <w:r w:rsidR="004B4300">
        <w:rPr>
          <w:rFonts w:ascii="Times New Roman" w:hAnsi="Times New Roman"/>
          <w:i/>
        </w:rPr>
        <w:br/>
        <w:t>students</w:t>
      </w:r>
      <w:r w:rsidR="00AB1943">
        <w:rPr>
          <w:rFonts w:ascii="Times New Roman" w:hAnsi="Times New Roman"/>
          <w:i/>
        </w:rPr>
        <w:t xml:space="preserve"> a model</w:t>
      </w:r>
      <w:r w:rsidR="00DC41F0" w:rsidRPr="00AB1943">
        <w:rPr>
          <w:rFonts w:ascii="Times New Roman" w:hAnsi="Times New Roman"/>
          <w:i/>
        </w:rPr>
        <w:t xml:space="preserve"> example of an Honors</w:t>
      </w:r>
      <w:r w:rsidR="00204FDB">
        <w:rPr>
          <w:rFonts w:ascii="Times New Roman" w:hAnsi="Times New Roman"/>
          <w:i/>
        </w:rPr>
        <w:t xml:space="preserve"> senior</w:t>
      </w:r>
      <w:r w:rsidR="007A249D">
        <w:rPr>
          <w:rFonts w:ascii="Times New Roman" w:hAnsi="Times New Roman"/>
          <w:i/>
        </w:rPr>
        <w:t xml:space="preserve"> thesis project</w:t>
      </w:r>
      <w:r w:rsidR="00DC41F0" w:rsidRPr="00AB1943">
        <w:rPr>
          <w:rFonts w:ascii="Times New Roman" w:hAnsi="Times New Roman"/>
          <w:i/>
        </w:rPr>
        <w:t>.</w:t>
      </w:r>
    </w:p>
    <w:p w14:paraId="7952FEB9" w14:textId="1B27AC0A" w:rsidR="00D07B2E" w:rsidRDefault="00D07B2E" w:rsidP="00204FDB">
      <w:pPr>
        <w:jc w:val="center"/>
        <w:rPr>
          <w:rFonts w:ascii="Times New Roman" w:hAnsi="Times New Roman"/>
          <w:i/>
        </w:rPr>
      </w:pPr>
    </w:p>
    <w:sdt>
      <w:sdtPr>
        <w:rPr>
          <w:rFonts w:asciiTheme="minorHAnsi" w:eastAsiaTheme="minorEastAsia" w:hAnsiTheme="minorHAnsi" w:cstheme="minorBidi"/>
          <w:color w:val="auto"/>
          <w:sz w:val="24"/>
          <w:szCs w:val="24"/>
        </w:rPr>
        <w:id w:val="975492876"/>
        <w:docPartObj>
          <w:docPartGallery w:val="Table of Contents"/>
          <w:docPartUnique/>
        </w:docPartObj>
      </w:sdtPr>
      <w:sdtEndPr>
        <w:rPr>
          <w:b/>
          <w:bCs/>
          <w:noProof/>
        </w:rPr>
      </w:sdtEndPr>
      <w:sdtContent>
        <w:p w14:paraId="6BF0EBA7" w14:textId="6A74C766" w:rsidR="00404971" w:rsidRDefault="00404971">
          <w:pPr>
            <w:pStyle w:val="TOCHeading"/>
          </w:pPr>
          <w:r>
            <w:t>Contents</w:t>
          </w:r>
        </w:p>
        <w:p w14:paraId="0D246218" w14:textId="56759BEE" w:rsidR="004A1788" w:rsidRDefault="00404971">
          <w:pPr>
            <w:pStyle w:val="TOC1"/>
            <w:tabs>
              <w:tab w:val="left" w:pos="480"/>
              <w:tab w:val="right" w:leader="dot" w:pos="9350"/>
            </w:tabs>
            <w:rPr>
              <w:noProof/>
              <w:sz w:val="22"/>
              <w:szCs w:val="22"/>
              <w:lang w:eastAsia="zh-CN"/>
            </w:rPr>
          </w:pPr>
          <w:r>
            <w:fldChar w:fldCharType="begin"/>
          </w:r>
          <w:r>
            <w:instrText xml:space="preserve"> TOC \o "1-3" \h \z \u </w:instrText>
          </w:r>
          <w:r>
            <w:fldChar w:fldCharType="separate"/>
          </w:r>
          <w:hyperlink w:anchor="_Toc8174262" w:history="1">
            <w:r w:rsidR="004A1788" w:rsidRPr="00AC2172">
              <w:rPr>
                <w:rStyle w:val="Hyperlink"/>
                <w:noProof/>
              </w:rPr>
              <w:t>1.</w:t>
            </w:r>
            <w:r w:rsidR="004A1788">
              <w:rPr>
                <w:noProof/>
                <w:sz w:val="22"/>
                <w:szCs w:val="22"/>
                <w:lang w:eastAsia="zh-CN"/>
              </w:rPr>
              <w:tab/>
            </w:r>
            <w:r w:rsidR="004A1788" w:rsidRPr="00AC2172">
              <w:rPr>
                <w:rStyle w:val="Hyperlink"/>
                <w:noProof/>
              </w:rPr>
              <w:t>Introduction</w:t>
            </w:r>
            <w:r w:rsidR="004A1788">
              <w:rPr>
                <w:noProof/>
                <w:webHidden/>
              </w:rPr>
              <w:tab/>
            </w:r>
            <w:r w:rsidR="004A1788">
              <w:rPr>
                <w:noProof/>
                <w:webHidden/>
              </w:rPr>
              <w:fldChar w:fldCharType="begin"/>
            </w:r>
            <w:r w:rsidR="004A1788">
              <w:rPr>
                <w:noProof/>
                <w:webHidden/>
              </w:rPr>
              <w:instrText xml:space="preserve"> PAGEREF _Toc8174262 \h </w:instrText>
            </w:r>
            <w:r w:rsidR="004A1788">
              <w:rPr>
                <w:noProof/>
                <w:webHidden/>
              </w:rPr>
            </w:r>
            <w:r w:rsidR="004A1788">
              <w:rPr>
                <w:noProof/>
                <w:webHidden/>
              </w:rPr>
              <w:fldChar w:fldCharType="separate"/>
            </w:r>
            <w:r w:rsidR="004A1788">
              <w:rPr>
                <w:noProof/>
                <w:webHidden/>
              </w:rPr>
              <w:t>2</w:t>
            </w:r>
            <w:r w:rsidR="004A1788">
              <w:rPr>
                <w:noProof/>
                <w:webHidden/>
              </w:rPr>
              <w:fldChar w:fldCharType="end"/>
            </w:r>
          </w:hyperlink>
        </w:p>
        <w:p w14:paraId="47D3F64E" w14:textId="0145949D" w:rsidR="004A1788" w:rsidRDefault="004A1788">
          <w:pPr>
            <w:pStyle w:val="TOC2"/>
            <w:tabs>
              <w:tab w:val="right" w:leader="dot" w:pos="9350"/>
            </w:tabs>
            <w:rPr>
              <w:noProof/>
              <w:sz w:val="22"/>
              <w:szCs w:val="22"/>
              <w:lang w:eastAsia="zh-CN"/>
            </w:rPr>
          </w:pPr>
          <w:hyperlink w:anchor="_Toc8174263" w:history="1">
            <w:r w:rsidRPr="00AC2172">
              <w:rPr>
                <w:rStyle w:val="Hyperlink"/>
                <w:noProof/>
              </w:rPr>
              <w:t>1.1 Background</w:t>
            </w:r>
            <w:r>
              <w:rPr>
                <w:noProof/>
                <w:webHidden/>
              </w:rPr>
              <w:tab/>
            </w:r>
            <w:r>
              <w:rPr>
                <w:noProof/>
                <w:webHidden/>
              </w:rPr>
              <w:fldChar w:fldCharType="begin"/>
            </w:r>
            <w:r>
              <w:rPr>
                <w:noProof/>
                <w:webHidden/>
              </w:rPr>
              <w:instrText xml:space="preserve"> PAGEREF _Toc8174263 \h </w:instrText>
            </w:r>
            <w:r>
              <w:rPr>
                <w:noProof/>
                <w:webHidden/>
              </w:rPr>
            </w:r>
            <w:r>
              <w:rPr>
                <w:noProof/>
                <w:webHidden/>
              </w:rPr>
              <w:fldChar w:fldCharType="separate"/>
            </w:r>
            <w:r>
              <w:rPr>
                <w:noProof/>
                <w:webHidden/>
              </w:rPr>
              <w:t>2</w:t>
            </w:r>
            <w:r>
              <w:rPr>
                <w:noProof/>
                <w:webHidden/>
              </w:rPr>
              <w:fldChar w:fldCharType="end"/>
            </w:r>
          </w:hyperlink>
        </w:p>
        <w:p w14:paraId="299CF907" w14:textId="1203D49E" w:rsidR="004A1788" w:rsidRDefault="004A1788">
          <w:pPr>
            <w:pStyle w:val="TOC2"/>
            <w:tabs>
              <w:tab w:val="right" w:leader="dot" w:pos="9350"/>
            </w:tabs>
            <w:rPr>
              <w:noProof/>
              <w:sz w:val="22"/>
              <w:szCs w:val="22"/>
              <w:lang w:eastAsia="zh-CN"/>
            </w:rPr>
          </w:pPr>
          <w:hyperlink w:anchor="_Toc8174264" w:history="1">
            <w:r w:rsidRPr="00AC2172">
              <w:rPr>
                <w:rStyle w:val="Hyperlink"/>
                <w:noProof/>
              </w:rPr>
              <w:t>1.2 The relationship</w:t>
            </w:r>
            <w:r>
              <w:rPr>
                <w:noProof/>
                <w:webHidden/>
              </w:rPr>
              <w:tab/>
            </w:r>
            <w:r>
              <w:rPr>
                <w:noProof/>
                <w:webHidden/>
              </w:rPr>
              <w:fldChar w:fldCharType="begin"/>
            </w:r>
            <w:r>
              <w:rPr>
                <w:noProof/>
                <w:webHidden/>
              </w:rPr>
              <w:instrText xml:space="preserve"> PAGEREF _Toc8174264 \h </w:instrText>
            </w:r>
            <w:r>
              <w:rPr>
                <w:noProof/>
                <w:webHidden/>
              </w:rPr>
            </w:r>
            <w:r>
              <w:rPr>
                <w:noProof/>
                <w:webHidden/>
              </w:rPr>
              <w:fldChar w:fldCharType="separate"/>
            </w:r>
            <w:r>
              <w:rPr>
                <w:noProof/>
                <w:webHidden/>
              </w:rPr>
              <w:t>3</w:t>
            </w:r>
            <w:r>
              <w:rPr>
                <w:noProof/>
                <w:webHidden/>
              </w:rPr>
              <w:fldChar w:fldCharType="end"/>
            </w:r>
          </w:hyperlink>
        </w:p>
        <w:p w14:paraId="060A3EEA" w14:textId="7248AC32" w:rsidR="004A1788" w:rsidRDefault="004A1788">
          <w:pPr>
            <w:pStyle w:val="TOC2"/>
            <w:tabs>
              <w:tab w:val="right" w:leader="dot" w:pos="9350"/>
            </w:tabs>
            <w:rPr>
              <w:noProof/>
              <w:sz w:val="22"/>
              <w:szCs w:val="22"/>
              <w:lang w:eastAsia="zh-CN"/>
            </w:rPr>
          </w:pPr>
          <w:hyperlink w:anchor="_Toc8174265" w:history="1">
            <w:r w:rsidRPr="00AC2172">
              <w:rPr>
                <w:rStyle w:val="Hyperlink"/>
                <w:noProof/>
              </w:rPr>
              <w:t>1.3 An Example: AlphaGo</w:t>
            </w:r>
            <w:r>
              <w:rPr>
                <w:noProof/>
                <w:webHidden/>
              </w:rPr>
              <w:tab/>
            </w:r>
            <w:r>
              <w:rPr>
                <w:noProof/>
                <w:webHidden/>
              </w:rPr>
              <w:fldChar w:fldCharType="begin"/>
            </w:r>
            <w:r>
              <w:rPr>
                <w:noProof/>
                <w:webHidden/>
              </w:rPr>
              <w:instrText xml:space="preserve"> PAGEREF _Toc8174265 \h </w:instrText>
            </w:r>
            <w:r>
              <w:rPr>
                <w:noProof/>
                <w:webHidden/>
              </w:rPr>
            </w:r>
            <w:r>
              <w:rPr>
                <w:noProof/>
                <w:webHidden/>
              </w:rPr>
              <w:fldChar w:fldCharType="separate"/>
            </w:r>
            <w:r>
              <w:rPr>
                <w:noProof/>
                <w:webHidden/>
              </w:rPr>
              <w:t>4</w:t>
            </w:r>
            <w:r>
              <w:rPr>
                <w:noProof/>
                <w:webHidden/>
              </w:rPr>
              <w:fldChar w:fldCharType="end"/>
            </w:r>
          </w:hyperlink>
        </w:p>
        <w:p w14:paraId="521C416B" w14:textId="1B9056E5" w:rsidR="004A1788" w:rsidRDefault="004A1788">
          <w:pPr>
            <w:pStyle w:val="TOC1"/>
            <w:tabs>
              <w:tab w:val="left" w:pos="480"/>
              <w:tab w:val="right" w:leader="dot" w:pos="9350"/>
            </w:tabs>
            <w:rPr>
              <w:noProof/>
              <w:sz w:val="22"/>
              <w:szCs w:val="22"/>
              <w:lang w:eastAsia="zh-CN"/>
            </w:rPr>
          </w:pPr>
          <w:hyperlink w:anchor="_Toc8174266" w:history="1">
            <w:r w:rsidRPr="00AC2172">
              <w:rPr>
                <w:rStyle w:val="Hyperlink"/>
                <w:noProof/>
              </w:rPr>
              <w:t>2.</w:t>
            </w:r>
            <w:r>
              <w:rPr>
                <w:noProof/>
                <w:sz w:val="22"/>
                <w:szCs w:val="22"/>
                <w:lang w:eastAsia="zh-CN"/>
              </w:rPr>
              <w:tab/>
            </w:r>
            <w:r w:rsidRPr="00AC2172">
              <w:rPr>
                <w:rStyle w:val="Hyperlink"/>
                <w:noProof/>
              </w:rPr>
              <w:t>Auto-drive Cars in Random City</w:t>
            </w:r>
            <w:r>
              <w:rPr>
                <w:noProof/>
                <w:webHidden/>
              </w:rPr>
              <w:tab/>
            </w:r>
            <w:r>
              <w:rPr>
                <w:noProof/>
                <w:webHidden/>
              </w:rPr>
              <w:fldChar w:fldCharType="begin"/>
            </w:r>
            <w:r>
              <w:rPr>
                <w:noProof/>
                <w:webHidden/>
              </w:rPr>
              <w:instrText xml:space="preserve"> PAGEREF _Toc8174266 \h </w:instrText>
            </w:r>
            <w:r>
              <w:rPr>
                <w:noProof/>
                <w:webHidden/>
              </w:rPr>
            </w:r>
            <w:r>
              <w:rPr>
                <w:noProof/>
                <w:webHidden/>
              </w:rPr>
              <w:fldChar w:fldCharType="separate"/>
            </w:r>
            <w:r>
              <w:rPr>
                <w:noProof/>
                <w:webHidden/>
              </w:rPr>
              <w:t>5</w:t>
            </w:r>
            <w:r>
              <w:rPr>
                <w:noProof/>
                <w:webHidden/>
              </w:rPr>
              <w:fldChar w:fldCharType="end"/>
            </w:r>
          </w:hyperlink>
        </w:p>
        <w:p w14:paraId="2106785F" w14:textId="1E1DE28C" w:rsidR="004A1788" w:rsidRDefault="004A1788">
          <w:pPr>
            <w:pStyle w:val="TOC2"/>
            <w:tabs>
              <w:tab w:val="right" w:leader="dot" w:pos="9350"/>
            </w:tabs>
            <w:rPr>
              <w:noProof/>
              <w:sz w:val="22"/>
              <w:szCs w:val="22"/>
              <w:lang w:eastAsia="zh-CN"/>
            </w:rPr>
          </w:pPr>
          <w:hyperlink w:anchor="_Toc8174267" w:history="1">
            <w:r w:rsidRPr="00AC2172">
              <w:rPr>
                <w:rStyle w:val="Hyperlink"/>
                <w:noProof/>
              </w:rPr>
              <w:t>2.1 Policy-based AI</w:t>
            </w:r>
            <w:r>
              <w:rPr>
                <w:noProof/>
                <w:webHidden/>
              </w:rPr>
              <w:tab/>
            </w:r>
            <w:r>
              <w:rPr>
                <w:noProof/>
                <w:webHidden/>
              </w:rPr>
              <w:fldChar w:fldCharType="begin"/>
            </w:r>
            <w:r>
              <w:rPr>
                <w:noProof/>
                <w:webHidden/>
              </w:rPr>
              <w:instrText xml:space="preserve"> PAGEREF _Toc8174267 \h </w:instrText>
            </w:r>
            <w:r>
              <w:rPr>
                <w:noProof/>
                <w:webHidden/>
              </w:rPr>
            </w:r>
            <w:r>
              <w:rPr>
                <w:noProof/>
                <w:webHidden/>
              </w:rPr>
              <w:fldChar w:fldCharType="separate"/>
            </w:r>
            <w:r>
              <w:rPr>
                <w:noProof/>
                <w:webHidden/>
              </w:rPr>
              <w:t>6</w:t>
            </w:r>
            <w:r>
              <w:rPr>
                <w:noProof/>
                <w:webHidden/>
              </w:rPr>
              <w:fldChar w:fldCharType="end"/>
            </w:r>
          </w:hyperlink>
        </w:p>
        <w:p w14:paraId="10448777" w14:textId="5935E10C" w:rsidR="004A1788" w:rsidRDefault="004A1788">
          <w:pPr>
            <w:pStyle w:val="TOC2"/>
            <w:tabs>
              <w:tab w:val="right" w:leader="dot" w:pos="9350"/>
            </w:tabs>
            <w:rPr>
              <w:noProof/>
              <w:sz w:val="22"/>
              <w:szCs w:val="22"/>
              <w:lang w:eastAsia="zh-CN"/>
            </w:rPr>
          </w:pPr>
          <w:hyperlink w:anchor="_Toc8174268" w:history="1">
            <w:r w:rsidRPr="00AC2172">
              <w:rPr>
                <w:rStyle w:val="Hyperlink"/>
                <w:noProof/>
              </w:rPr>
              <w:t>2.2 Physics-based Car Driver Class</w:t>
            </w:r>
            <w:r>
              <w:rPr>
                <w:noProof/>
                <w:webHidden/>
              </w:rPr>
              <w:tab/>
            </w:r>
            <w:r>
              <w:rPr>
                <w:noProof/>
                <w:webHidden/>
              </w:rPr>
              <w:fldChar w:fldCharType="begin"/>
            </w:r>
            <w:r>
              <w:rPr>
                <w:noProof/>
                <w:webHidden/>
              </w:rPr>
              <w:instrText xml:space="preserve"> PAGEREF _Toc8174268 \h </w:instrText>
            </w:r>
            <w:r>
              <w:rPr>
                <w:noProof/>
                <w:webHidden/>
              </w:rPr>
            </w:r>
            <w:r>
              <w:rPr>
                <w:noProof/>
                <w:webHidden/>
              </w:rPr>
              <w:fldChar w:fldCharType="separate"/>
            </w:r>
            <w:r>
              <w:rPr>
                <w:noProof/>
                <w:webHidden/>
              </w:rPr>
              <w:t>9</w:t>
            </w:r>
            <w:r>
              <w:rPr>
                <w:noProof/>
                <w:webHidden/>
              </w:rPr>
              <w:fldChar w:fldCharType="end"/>
            </w:r>
          </w:hyperlink>
        </w:p>
        <w:p w14:paraId="300DA77D" w14:textId="5AA6ADD6" w:rsidR="004A1788" w:rsidRDefault="004A1788">
          <w:pPr>
            <w:pStyle w:val="TOC2"/>
            <w:tabs>
              <w:tab w:val="right" w:leader="dot" w:pos="9350"/>
            </w:tabs>
            <w:rPr>
              <w:noProof/>
              <w:sz w:val="22"/>
              <w:szCs w:val="22"/>
              <w:lang w:eastAsia="zh-CN"/>
            </w:rPr>
          </w:pPr>
          <w:hyperlink w:anchor="_Toc8174269" w:history="1">
            <w:r w:rsidRPr="00AC2172">
              <w:rPr>
                <w:rStyle w:val="Hyperlink"/>
                <w:noProof/>
              </w:rPr>
              <w:t>2.3 Procedural Generation Algorithm</w:t>
            </w:r>
            <w:r>
              <w:rPr>
                <w:noProof/>
                <w:webHidden/>
              </w:rPr>
              <w:tab/>
            </w:r>
            <w:r>
              <w:rPr>
                <w:noProof/>
                <w:webHidden/>
              </w:rPr>
              <w:fldChar w:fldCharType="begin"/>
            </w:r>
            <w:r>
              <w:rPr>
                <w:noProof/>
                <w:webHidden/>
              </w:rPr>
              <w:instrText xml:space="preserve"> PAGEREF _Toc8174269 \h </w:instrText>
            </w:r>
            <w:r>
              <w:rPr>
                <w:noProof/>
                <w:webHidden/>
              </w:rPr>
            </w:r>
            <w:r>
              <w:rPr>
                <w:noProof/>
                <w:webHidden/>
              </w:rPr>
              <w:fldChar w:fldCharType="separate"/>
            </w:r>
            <w:r>
              <w:rPr>
                <w:noProof/>
                <w:webHidden/>
              </w:rPr>
              <w:t>12</w:t>
            </w:r>
            <w:r>
              <w:rPr>
                <w:noProof/>
                <w:webHidden/>
              </w:rPr>
              <w:fldChar w:fldCharType="end"/>
            </w:r>
          </w:hyperlink>
        </w:p>
        <w:p w14:paraId="16DF3649" w14:textId="13B0C1A0" w:rsidR="004A1788" w:rsidRDefault="004A1788">
          <w:pPr>
            <w:pStyle w:val="TOC2"/>
            <w:tabs>
              <w:tab w:val="right" w:leader="dot" w:pos="9350"/>
            </w:tabs>
            <w:rPr>
              <w:noProof/>
              <w:sz w:val="22"/>
              <w:szCs w:val="22"/>
              <w:lang w:eastAsia="zh-CN"/>
            </w:rPr>
          </w:pPr>
          <w:hyperlink w:anchor="_Toc8174270" w:history="1">
            <w:r w:rsidRPr="00AC2172">
              <w:rPr>
                <w:rStyle w:val="Hyperlink"/>
                <w:noProof/>
              </w:rPr>
              <w:t>2.4 Discussion</w:t>
            </w:r>
            <w:r>
              <w:rPr>
                <w:noProof/>
                <w:webHidden/>
              </w:rPr>
              <w:tab/>
            </w:r>
            <w:r>
              <w:rPr>
                <w:noProof/>
                <w:webHidden/>
              </w:rPr>
              <w:fldChar w:fldCharType="begin"/>
            </w:r>
            <w:r>
              <w:rPr>
                <w:noProof/>
                <w:webHidden/>
              </w:rPr>
              <w:instrText xml:space="preserve"> PAGEREF _Toc8174270 \h </w:instrText>
            </w:r>
            <w:r>
              <w:rPr>
                <w:noProof/>
                <w:webHidden/>
              </w:rPr>
            </w:r>
            <w:r>
              <w:rPr>
                <w:noProof/>
                <w:webHidden/>
              </w:rPr>
              <w:fldChar w:fldCharType="separate"/>
            </w:r>
            <w:r>
              <w:rPr>
                <w:noProof/>
                <w:webHidden/>
              </w:rPr>
              <w:t>15</w:t>
            </w:r>
            <w:r>
              <w:rPr>
                <w:noProof/>
                <w:webHidden/>
              </w:rPr>
              <w:fldChar w:fldCharType="end"/>
            </w:r>
          </w:hyperlink>
        </w:p>
        <w:p w14:paraId="0C325A20" w14:textId="2ACFFED3" w:rsidR="004A1788" w:rsidRDefault="004A1788">
          <w:pPr>
            <w:pStyle w:val="TOC1"/>
            <w:tabs>
              <w:tab w:val="left" w:pos="480"/>
              <w:tab w:val="right" w:leader="dot" w:pos="9350"/>
            </w:tabs>
            <w:rPr>
              <w:noProof/>
              <w:sz w:val="22"/>
              <w:szCs w:val="22"/>
              <w:lang w:eastAsia="zh-CN"/>
            </w:rPr>
          </w:pPr>
          <w:hyperlink w:anchor="_Toc8174271" w:history="1">
            <w:r w:rsidRPr="00AC2172">
              <w:rPr>
                <w:rStyle w:val="Hyperlink"/>
                <w:noProof/>
              </w:rPr>
              <w:t>3.</w:t>
            </w:r>
            <w:r>
              <w:rPr>
                <w:noProof/>
                <w:sz w:val="22"/>
                <w:szCs w:val="22"/>
                <w:lang w:eastAsia="zh-CN"/>
              </w:rPr>
              <w:tab/>
            </w:r>
            <w:r w:rsidRPr="00AC2172">
              <w:rPr>
                <w:rStyle w:val="Hyperlink"/>
                <w:noProof/>
              </w:rPr>
              <w:t>Physics-based AI Car</w:t>
            </w:r>
            <w:r>
              <w:rPr>
                <w:noProof/>
                <w:webHidden/>
              </w:rPr>
              <w:tab/>
            </w:r>
            <w:r>
              <w:rPr>
                <w:noProof/>
                <w:webHidden/>
              </w:rPr>
              <w:fldChar w:fldCharType="begin"/>
            </w:r>
            <w:r>
              <w:rPr>
                <w:noProof/>
                <w:webHidden/>
              </w:rPr>
              <w:instrText xml:space="preserve"> PAGEREF _Toc8174271 \h </w:instrText>
            </w:r>
            <w:r>
              <w:rPr>
                <w:noProof/>
                <w:webHidden/>
              </w:rPr>
            </w:r>
            <w:r>
              <w:rPr>
                <w:noProof/>
                <w:webHidden/>
              </w:rPr>
              <w:fldChar w:fldCharType="separate"/>
            </w:r>
            <w:r>
              <w:rPr>
                <w:noProof/>
                <w:webHidden/>
              </w:rPr>
              <w:t>16</w:t>
            </w:r>
            <w:r>
              <w:rPr>
                <w:noProof/>
                <w:webHidden/>
              </w:rPr>
              <w:fldChar w:fldCharType="end"/>
            </w:r>
          </w:hyperlink>
        </w:p>
        <w:p w14:paraId="02B83BAB" w14:textId="315CE68A" w:rsidR="004A1788" w:rsidRDefault="004A1788">
          <w:pPr>
            <w:pStyle w:val="TOC2"/>
            <w:tabs>
              <w:tab w:val="right" w:leader="dot" w:pos="9350"/>
            </w:tabs>
            <w:rPr>
              <w:noProof/>
              <w:sz w:val="22"/>
              <w:szCs w:val="22"/>
              <w:lang w:eastAsia="zh-CN"/>
            </w:rPr>
          </w:pPr>
          <w:hyperlink w:anchor="_Toc8174272" w:history="1">
            <w:r w:rsidRPr="00AC2172">
              <w:rPr>
                <w:rStyle w:val="Hyperlink"/>
                <w:noProof/>
              </w:rPr>
              <w:t>3.1 Basic Idea of Reinforcement Learning</w:t>
            </w:r>
            <w:r>
              <w:rPr>
                <w:noProof/>
                <w:webHidden/>
              </w:rPr>
              <w:tab/>
            </w:r>
            <w:r>
              <w:rPr>
                <w:noProof/>
                <w:webHidden/>
              </w:rPr>
              <w:fldChar w:fldCharType="begin"/>
            </w:r>
            <w:r>
              <w:rPr>
                <w:noProof/>
                <w:webHidden/>
              </w:rPr>
              <w:instrText xml:space="preserve"> PAGEREF _Toc8174272 \h </w:instrText>
            </w:r>
            <w:r>
              <w:rPr>
                <w:noProof/>
                <w:webHidden/>
              </w:rPr>
            </w:r>
            <w:r>
              <w:rPr>
                <w:noProof/>
                <w:webHidden/>
              </w:rPr>
              <w:fldChar w:fldCharType="separate"/>
            </w:r>
            <w:r>
              <w:rPr>
                <w:noProof/>
                <w:webHidden/>
              </w:rPr>
              <w:t>18</w:t>
            </w:r>
            <w:r>
              <w:rPr>
                <w:noProof/>
                <w:webHidden/>
              </w:rPr>
              <w:fldChar w:fldCharType="end"/>
            </w:r>
          </w:hyperlink>
        </w:p>
        <w:p w14:paraId="70D5D1E1" w14:textId="01A3892C" w:rsidR="004A1788" w:rsidRDefault="004A1788">
          <w:pPr>
            <w:pStyle w:val="TOC2"/>
            <w:tabs>
              <w:tab w:val="right" w:leader="dot" w:pos="9350"/>
            </w:tabs>
            <w:rPr>
              <w:noProof/>
              <w:sz w:val="22"/>
              <w:szCs w:val="22"/>
              <w:lang w:eastAsia="zh-CN"/>
            </w:rPr>
          </w:pPr>
          <w:hyperlink w:anchor="_Toc8174273" w:history="1">
            <w:r w:rsidRPr="00AC2172">
              <w:rPr>
                <w:rStyle w:val="Hyperlink"/>
                <w:noProof/>
              </w:rPr>
              <w:t>3.3 The Map Structure</w:t>
            </w:r>
            <w:r>
              <w:rPr>
                <w:noProof/>
                <w:webHidden/>
              </w:rPr>
              <w:tab/>
            </w:r>
            <w:r>
              <w:rPr>
                <w:noProof/>
                <w:webHidden/>
              </w:rPr>
              <w:fldChar w:fldCharType="begin"/>
            </w:r>
            <w:r>
              <w:rPr>
                <w:noProof/>
                <w:webHidden/>
              </w:rPr>
              <w:instrText xml:space="preserve"> PAGEREF _Toc8174273 \h </w:instrText>
            </w:r>
            <w:r>
              <w:rPr>
                <w:noProof/>
                <w:webHidden/>
              </w:rPr>
            </w:r>
            <w:r>
              <w:rPr>
                <w:noProof/>
                <w:webHidden/>
              </w:rPr>
              <w:fldChar w:fldCharType="separate"/>
            </w:r>
            <w:r>
              <w:rPr>
                <w:noProof/>
                <w:webHidden/>
              </w:rPr>
              <w:t>18</w:t>
            </w:r>
            <w:r>
              <w:rPr>
                <w:noProof/>
                <w:webHidden/>
              </w:rPr>
              <w:fldChar w:fldCharType="end"/>
            </w:r>
          </w:hyperlink>
        </w:p>
        <w:p w14:paraId="55E19EDF" w14:textId="4143D33B" w:rsidR="004A1788" w:rsidRDefault="004A1788">
          <w:pPr>
            <w:pStyle w:val="TOC2"/>
            <w:tabs>
              <w:tab w:val="right" w:leader="dot" w:pos="9350"/>
            </w:tabs>
            <w:rPr>
              <w:noProof/>
              <w:sz w:val="22"/>
              <w:szCs w:val="22"/>
              <w:lang w:eastAsia="zh-CN"/>
            </w:rPr>
          </w:pPr>
          <w:hyperlink w:anchor="_Toc8174274" w:history="1">
            <w:r w:rsidRPr="00AC2172">
              <w:rPr>
                <w:rStyle w:val="Hyperlink"/>
                <w:noProof/>
              </w:rPr>
              <w:t>3.4 Core Algorithm of the Agent</w:t>
            </w:r>
            <w:r>
              <w:rPr>
                <w:noProof/>
                <w:webHidden/>
              </w:rPr>
              <w:tab/>
            </w:r>
            <w:r>
              <w:rPr>
                <w:noProof/>
                <w:webHidden/>
              </w:rPr>
              <w:fldChar w:fldCharType="begin"/>
            </w:r>
            <w:r>
              <w:rPr>
                <w:noProof/>
                <w:webHidden/>
              </w:rPr>
              <w:instrText xml:space="preserve"> PAGEREF _Toc8174274 \h </w:instrText>
            </w:r>
            <w:r>
              <w:rPr>
                <w:noProof/>
                <w:webHidden/>
              </w:rPr>
            </w:r>
            <w:r>
              <w:rPr>
                <w:noProof/>
                <w:webHidden/>
              </w:rPr>
              <w:fldChar w:fldCharType="separate"/>
            </w:r>
            <w:r>
              <w:rPr>
                <w:noProof/>
                <w:webHidden/>
              </w:rPr>
              <w:t>20</w:t>
            </w:r>
            <w:r>
              <w:rPr>
                <w:noProof/>
                <w:webHidden/>
              </w:rPr>
              <w:fldChar w:fldCharType="end"/>
            </w:r>
          </w:hyperlink>
        </w:p>
        <w:p w14:paraId="4B98C4C7" w14:textId="1B5C9911" w:rsidR="004A1788" w:rsidRDefault="004A1788">
          <w:pPr>
            <w:pStyle w:val="TOC2"/>
            <w:tabs>
              <w:tab w:val="right" w:leader="dot" w:pos="9350"/>
            </w:tabs>
            <w:rPr>
              <w:noProof/>
              <w:sz w:val="22"/>
              <w:szCs w:val="22"/>
              <w:lang w:eastAsia="zh-CN"/>
            </w:rPr>
          </w:pPr>
          <w:hyperlink w:anchor="_Toc8174275" w:history="1">
            <w:r w:rsidRPr="00AC2172">
              <w:rPr>
                <w:rStyle w:val="Hyperlink"/>
                <w:noProof/>
              </w:rPr>
              <w:t>3.5 Discussion</w:t>
            </w:r>
            <w:r>
              <w:rPr>
                <w:noProof/>
                <w:webHidden/>
              </w:rPr>
              <w:tab/>
            </w:r>
            <w:r>
              <w:rPr>
                <w:noProof/>
                <w:webHidden/>
              </w:rPr>
              <w:fldChar w:fldCharType="begin"/>
            </w:r>
            <w:r>
              <w:rPr>
                <w:noProof/>
                <w:webHidden/>
              </w:rPr>
              <w:instrText xml:space="preserve"> PAGEREF _Toc8174275 \h </w:instrText>
            </w:r>
            <w:r>
              <w:rPr>
                <w:noProof/>
                <w:webHidden/>
              </w:rPr>
            </w:r>
            <w:r>
              <w:rPr>
                <w:noProof/>
                <w:webHidden/>
              </w:rPr>
              <w:fldChar w:fldCharType="separate"/>
            </w:r>
            <w:r>
              <w:rPr>
                <w:noProof/>
                <w:webHidden/>
              </w:rPr>
              <w:t>29</w:t>
            </w:r>
            <w:r>
              <w:rPr>
                <w:noProof/>
                <w:webHidden/>
              </w:rPr>
              <w:fldChar w:fldCharType="end"/>
            </w:r>
          </w:hyperlink>
        </w:p>
        <w:p w14:paraId="3EC1D21F" w14:textId="410D54DF" w:rsidR="004A1788" w:rsidRDefault="004A1788">
          <w:pPr>
            <w:pStyle w:val="TOC1"/>
            <w:tabs>
              <w:tab w:val="left" w:pos="480"/>
              <w:tab w:val="right" w:leader="dot" w:pos="9350"/>
            </w:tabs>
            <w:rPr>
              <w:noProof/>
              <w:sz w:val="22"/>
              <w:szCs w:val="22"/>
              <w:lang w:eastAsia="zh-CN"/>
            </w:rPr>
          </w:pPr>
          <w:hyperlink w:anchor="_Toc8174276" w:history="1">
            <w:r w:rsidRPr="00AC2172">
              <w:rPr>
                <w:rStyle w:val="Hyperlink"/>
                <w:noProof/>
              </w:rPr>
              <w:t>4.</w:t>
            </w:r>
            <w:r>
              <w:rPr>
                <w:noProof/>
                <w:sz w:val="22"/>
                <w:szCs w:val="22"/>
                <w:lang w:eastAsia="zh-CN"/>
              </w:rPr>
              <w:tab/>
            </w:r>
            <w:r w:rsidRPr="00AC2172">
              <w:rPr>
                <w:rStyle w:val="Hyperlink"/>
                <w:noProof/>
              </w:rPr>
              <w:t>Conclusion</w:t>
            </w:r>
            <w:r>
              <w:rPr>
                <w:noProof/>
                <w:webHidden/>
              </w:rPr>
              <w:tab/>
            </w:r>
            <w:r>
              <w:rPr>
                <w:noProof/>
                <w:webHidden/>
              </w:rPr>
              <w:fldChar w:fldCharType="begin"/>
            </w:r>
            <w:r>
              <w:rPr>
                <w:noProof/>
                <w:webHidden/>
              </w:rPr>
              <w:instrText xml:space="preserve"> PAGEREF _Toc8174276 \h </w:instrText>
            </w:r>
            <w:r>
              <w:rPr>
                <w:noProof/>
                <w:webHidden/>
              </w:rPr>
            </w:r>
            <w:r>
              <w:rPr>
                <w:noProof/>
                <w:webHidden/>
              </w:rPr>
              <w:fldChar w:fldCharType="separate"/>
            </w:r>
            <w:r>
              <w:rPr>
                <w:noProof/>
                <w:webHidden/>
              </w:rPr>
              <w:t>30</w:t>
            </w:r>
            <w:r>
              <w:rPr>
                <w:noProof/>
                <w:webHidden/>
              </w:rPr>
              <w:fldChar w:fldCharType="end"/>
            </w:r>
          </w:hyperlink>
        </w:p>
        <w:p w14:paraId="2CA6C235" w14:textId="1AFEE34F" w:rsidR="004A1788" w:rsidRDefault="004A1788">
          <w:pPr>
            <w:pStyle w:val="TOC1"/>
            <w:tabs>
              <w:tab w:val="right" w:leader="dot" w:pos="9350"/>
            </w:tabs>
            <w:rPr>
              <w:noProof/>
              <w:sz w:val="22"/>
              <w:szCs w:val="22"/>
              <w:lang w:eastAsia="zh-CN"/>
            </w:rPr>
          </w:pPr>
          <w:hyperlink w:anchor="_Toc8174277" w:history="1">
            <w:r w:rsidRPr="00AC2172">
              <w:rPr>
                <w:rStyle w:val="Hyperlink"/>
                <w:noProof/>
              </w:rPr>
              <w:t>Reference</w:t>
            </w:r>
            <w:r>
              <w:rPr>
                <w:noProof/>
                <w:webHidden/>
              </w:rPr>
              <w:tab/>
            </w:r>
            <w:r>
              <w:rPr>
                <w:noProof/>
                <w:webHidden/>
              </w:rPr>
              <w:fldChar w:fldCharType="begin"/>
            </w:r>
            <w:r>
              <w:rPr>
                <w:noProof/>
                <w:webHidden/>
              </w:rPr>
              <w:instrText xml:space="preserve"> PAGEREF _Toc8174277 \h </w:instrText>
            </w:r>
            <w:r>
              <w:rPr>
                <w:noProof/>
                <w:webHidden/>
              </w:rPr>
            </w:r>
            <w:r>
              <w:rPr>
                <w:noProof/>
                <w:webHidden/>
              </w:rPr>
              <w:fldChar w:fldCharType="separate"/>
            </w:r>
            <w:r>
              <w:rPr>
                <w:noProof/>
                <w:webHidden/>
              </w:rPr>
              <w:t>32</w:t>
            </w:r>
            <w:r>
              <w:rPr>
                <w:noProof/>
                <w:webHidden/>
              </w:rPr>
              <w:fldChar w:fldCharType="end"/>
            </w:r>
          </w:hyperlink>
        </w:p>
        <w:p w14:paraId="14754805" w14:textId="209FB8AE" w:rsidR="004A1788" w:rsidRDefault="004A1788">
          <w:pPr>
            <w:pStyle w:val="TOC1"/>
            <w:tabs>
              <w:tab w:val="right" w:leader="dot" w:pos="9350"/>
            </w:tabs>
            <w:rPr>
              <w:noProof/>
              <w:sz w:val="22"/>
              <w:szCs w:val="22"/>
              <w:lang w:eastAsia="zh-CN"/>
            </w:rPr>
          </w:pPr>
          <w:hyperlink w:anchor="_Toc8174278" w:history="1">
            <w:r w:rsidRPr="00AC2172">
              <w:rPr>
                <w:rStyle w:val="Hyperlink"/>
                <w:noProof/>
              </w:rPr>
              <w:t>Art Resources</w:t>
            </w:r>
            <w:r>
              <w:rPr>
                <w:noProof/>
                <w:webHidden/>
              </w:rPr>
              <w:tab/>
            </w:r>
            <w:r>
              <w:rPr>
                <w:noProof/>
                <w:webHidden/>
              </w:rPr>
              <w:fldChar w:fldCharType="begin"/>
            </w:r>
            <w:r>
              <w:rPr>
                <w:noProof/>
                <w:webHidden/>
              </w:rPr>
              <w:instrText xml:space="preserve"> PAGEREF _Toc8174278 \h </w:instrText>
            </w:r>
            <w:r>
              <w:rPr>
                <w:noProof/>
                <w:webHidden/>
              </w:rPr>
            </w:r>
            <w:r>
              <w:rPr>
                <w:noProof/>
                <w:webHidden/>
              </w:rPr>
              <w:fldChar w:fldCharType="separate"/>
            </w:r>
            <w:r>
              <w:rPr>
                <w:noProof/>
                <w:webHidden/>
              </w:rPr>
              <w:t>34</w:t>
            </w:r>
            <w:r>
              <w:rPr>
                <w:noProof/>
                <w:webHidden/>
              </w:rPr>
              <w:fldChar w:fldCharType="end"/>
            </w:r>
          </w:hyperlink>
        </w:p>
        <w:p w14:paraId="72589658" w14:textId="4A208400" w:rsidR="004A1788" w:rsidRDefault="004A1788">
          <w:pPr>
            <w:pStyle w:val="TOC1"/>
            <w:tabs>
              <w:tab w:val="right" w:leader="dot" w:pos="9350"/>
            </w:tabs>
            <w:rPr>
              <w:noProof/>
              <w:sz w:val="22"/>
              <w:szCs w:val="22"/>
              <w:lang w:eastAsia="zh-CN"/>
            </w:rPr>
          </w:pPr>
          <w:hyperlink w:anchor="_Toc8174279" w:history="1">
            <w:r w:rsidRPr="00AC2172">
              <w:rPr>
                <w:rStyle w:val="Hyperlink"/>
                <w:noProof/>
              </w:rPr>
              <w:t>Appendix</w:t>
            </w:r>
            <w:r>
              <w:rPr>
                <w:noProof/>
                <w:webHidden/>
              </w:rPr>
              <w:tab/>
            </w:r>
            <w:r>
              <w:rPr>
                <w:noProof/>
                <w:webHidden/>
              </w:rPr>
              <w:fldChar w:fldCharType="begin"/>
            </w:r>
            <w:r>
              <w:rPr>
                <w:noProof/>
                <w:webHidden/>
              </w:rPr>
              <w:instrText xml:space="preserve"> PAGEREF _Toc8174279 \h </w:instrText>
            </w:r>
            <w:r>
              <w:rPr>
                <w:noProof/>
                <w:webHidden/>
              </w:rPr>
            </w:r>
            <w:r>
              <w:rPr>
                <w:noProof/>
                <w:webHidden/>
              </w:rPr>
              <w:fldChar w:fldCharType="separate"/>
            </w:r>
            <w:r>
              <w:rPr>
                <w:noProof/>
                <w:webHidden/>
              </w:rPr>
              <w:t>36</w:t>
            </w:r>
            <w:r>
              <w:rPr>
                <w:noProof/>
                <w:webHidden/>
              </w:rPr>
              <w:fldChar w:fldCharType="end"/>
            </w:r>
          </w:hyperlink>
        </w:p>
        <w:p w14:paraId="4B8CA674" w14:textId="67B36F0A" w:rsidR="004A1788" w:rsidRDefault="004A1788">
          <w:pPr>
            <w:pStyle w:val="TOC2"/>
            <w:tabs>
              <w:tab w:val="right" w:leader="dot" w:pos="9350"/>
            </w:tabs>
            <w:rPr>
              <w:noProof/>
              <w:sz w:val="22"/>
              <w:szCs w:val="22"/>
              <w:lang w:eastAsia="zh-CN"/>
            </w:rPr>
          </w:pPr>
          <w:hyperlink w:anchor="_Toc8174280" w:history="1">
            <w:r w:rsidRPr="00AC2172">
              <w:rPr>
                <w:rStyle w:val="Hyperlink"/>
                <w:noProof/>
              </w:rPr>
              <w:t>I. Toolset</w:t>
            </w:r>
            <w:r>
              <w:rPr>
                <w:noProof/>
                <w:webHidden/>
              </w:rPr>
              <w:tab/>
            </w:r>
            <w:r>
              <w:rPr>
                <w:noProof/>
                <w:webHidden/>
              </w:rPr>
              <w:fldChar w:fldCharType="begin"/>
            </w:r>
            <w:r>
              <w:rPr>
                <w:noProof/>
                <w:webHidden/>
              </w:rPr>
              <w:instrText xml:space="preserve"> PAGEREF _Toc8174280 \h </w:instrText>
            </w:r>
            <w:r>
              <w:rPr>
                <w:noProof/>
                <w:webHidden/>
              </w:rPr>
            </w:r>
            <w:r>
              <w:rPr>
                <w:noProof/>
                <w:webHidden/>
              </w:rPr>
              <w:fldChar w:fldCharType="separate"/>
            </w:r>
            <w:r>
              <w:rPr>
                <w:noProof/>
                <w:webHidden/>
              </w:rPr>
              <w:t>36</w:t>
            </w:r>
            <w:r>
              <w:rPr>
                <w:noProof/>
                <w:webHidden/>
              </w:rPr>
              <w:fldChar w:fldCharType="end"/>
            </w:r>
          </w:hyperlink>
        </w:p>
        <w:p w14:paraId="6DDA8CF9" w14:textId="2EC452FD" w:rsidR="004A1788" w:rsidRDefault="004A1788">
          <w:pPr>
            <w:pStyle w:val="TOC2"/>
            <w:tabs>
              <w:tab w:val="right" w:leader="dot" w:pos="9350"/>
            </w:tabs>
            <w:rPr>
              <w:noProof/>
              <w:sz w:val="22"/>
              <w:szCs w:val="22"/>
              <w:lang w:eastAsia="zh-CN"/>
            </w:rPr>
          </w:pPr>
          <w:hyperlink w:anchor="_Toc8174281" w:history="1">
            <w:r w:rsidRPr="00AC2172">
              <w:rPr>
                <w:rStyle w:val="Hyperlink"/>
                <w:noProof/>
              </w:rPr>
              <w:t>II. GitHub</w:t>
            </w:r>
            <w:r>
              <w:rPr>
                <w:noProof/>
                <w:webHidden/>
              </w:rPr>
              <w:tab/>
            </w:r>
            <w:r>
              <w:rPr>
                <w:noProof/>
                <w:webHidden/>
              </w:rPr>
              <w:fldChar w:fldCharType="begin"/>
            </w:r>
            <w:r>
              <w:rPr>
                <w:noProof/>
                <w:webHidden/>
              </w:rPr>
              <w:instrText xml:space="preserve"> PAGEREF _Toc8174281 \h </w:instrText>
            </w:r>
            <w:r>
              <w:rPr>
                <w:noProof/>
                <w:webHidden/>
              </w:rPr>
            </w:r>
            <w:r>
              <w:rPr>
                <w:noProof/>
                <w:webHidden/>
              </w:rPr>
              <w:fldChar w:fldCharType="separate"/>
            </w:r>
            <w:r>
              <w:rPr>
                <w:noProof/>
                <w:webHidden/>
              </w:rPr>
              <w:t>36</w:t>
            </w:r>
            <w:r>
              <w:rPr>
                <w:noProof/>
                <w:webHidden/>
              </w:rPr>
              <w:fldChar w:fldCharType="end"/>
            </w:r>
          </w:hyperlink>
        </w:p>
        <w:p w14:paraId="148D6460" w14:textId="027993B6" w:rsidR="00404971" w:rsidRDefault="00404971">
          <w:r>
            <w:rPr>
              <w:b/>
              <w:bCs/>
              <w:noProof/>
            </w:rPr>
            <w:fldChar w:fldCharType="end"/>
          </w:r>
        </w:p>
      </w:sdtContent>
    </w:sdt>
    <w:p w14:paraId="4D20EA31" w14:textId="3979DF80" w:rsidR="00770383" w:rsidRDefault="00D07B2E" w:rsidP="00D07B2E">
      <w:pPr>
        <w:rPr>
          <w:rFonts w:ascii="Times New Roman" w:hAnsi="Times New Roman"/>
          <w:i/>
        </w:rPr>
      </w:pPr>
      <w:r>
        <w:rPr>
          <w:rFonts w:ascii="Times New Roman" w:hAnsi="Times New Roman"/>
          <w:i/>
        </w:rPr>
        <w:t xml:space="preserve"> </w:t>
      </w:r>
      <w:r>
        <w:rPr>
          <w:rFonts w:ascii="Times New Roman" w:hAnsi="Times New Roman"/>
          <w:i/>
        </w:rPr>
        <w:br w:type="page"/>
      </w:r>
    </w:p>
    <w:p w14:paraId="60A5FFE8" w14:textId="050333A5" w:rsidR="00770383" w:rsidRDefault="00202A7F" w:rsidP="000633D1">
      <w:pPr>
        <w:pStyle w:val="Heading1"/>
        <w:numPr>
          <w:ilvl w:val="0"/>
          <w:numId w:val="7"/>
        </w:numPr>
      </w:pPr>
      <w:bookmarkStart w:id="3" w:name="_Toc8174262"/>
      <w:commentRangeStart w:id="4"/>
      <w:r>
        <w:lastRenderedPageBreak/>
        <w:t>Introduction</w:t>
      </w:r>
      <w:commentRangeEnd w:id="4"/>
      <w:r w:rsidR="00E33733">
        <w:rPr>
          <w:rStyle w:val="CommentReference"/>
          <w:rFonts w:asciiTheme="minorHAnsi" w:eastAsiaTheme="minorEastAsia" w:hAnsiTheme="minorHAnsi" w:cstheme="minorBidi"/>
          <w:color w:val="auto"/>
        </w:rPr>
        <w:commentReference w:id="4"/>
      </w:r>
      <w:bookmarkEnd w:id="3"/>
    </w:p>
    <w:p w14:paraId="33A67D75" w14:textId="77777777" w:rsidR="003940C2" w:rsidRPr="003940C2" w:rsidRDefault="003940C2" w:rsidP="003940C2"/>
    <w:p w14:paraId="55B42016" w14:textId="11620061" w:rsidR="00930090" w:rsidRPr="00930090" w:rsidRDefault="00A00A14" w:rsidP="000633D1">
      <w:pPr>
        <w:pStyle w:val="Heading2"/>
      </w:pPr>
      <w:bookmarkStart w:id="5" w:name="_Toc8174263"/>
      <w:r>
        <w:t xml:space="preserve">1.1 </w:t>
      </w:r>
      <w:r w:rsidR="00202A7F">
        <w:t>Background</w:t>
      </w:r>
      <w:bookmarkEnd w:id="5"/>
    </w:p>
    <w:p w14:paraId="2E4FB314" w14:textId="20C48BA1" w:rsidR="003940C2" w:rsidRDefault="002B16B7" w:rsidP="00A02282">
      <w:pPr>
        <w:spacing w:line="480" w:lineRule="auto"/>
        <w:rPr>
          <w:rFonts w:ascii="Times New Roman" w:hAnsi="Times New Roman"/>
        </w:rPr>
      </w:pPr>
      <w:r>
        <w:rPr>
          <w:rFonts w:ascii="Times New Roman" w:hAnsi="Times New Roman"/>
        </w:rPr>
        <w:tab/>
      </w:r>
    </w:p>
    <w:p w14:paraId="6178B97B" w14:textId="11362531" w:rsidR="008E45B1" w:rsidRDefault="00C0554E" w:rsidP="000B3891">
      <w:pPr>
        <w:spacing w:line="480" w:lineRule="auto"/>
        <w:ind w:firstLine="720"/>
        <w:rPr>
          <w:rFonts w:ascii="Times New Roman" w:hAnsi="Times New Roman"/>
        </w:rPr>
      </w:pPr>
      <w:r>
        <w:rPr>
          <w:rFonts w:ascii="Times New Roman" w:hAnsi="Times New Roman"/>
        </w:rPr>
        <w:t xml:space="preserve">The world is full of smart devices now, and many </w:t>
      </w:r>
      <w:r w:rsidR="00BC4ACD">
        <w:rPr>
          <w:rFonts w:ascii="Times New Roman" w:hAnsi="Times New Roman"/>
        </w:rPr>
        <w:t>are</w:t>
      </w:r>
      <w:r>
        <w:rPr>
          <w:rFonts w:ascii="Times New Roman" w:hAnsi="Times New Roman"/>
        </w:rPr>
        <w:t xml:space="preserve"> featured with Artificial Intelligence (AI), which makes </w:t>
      </w:r>
      <w:r w:rsidR="00417C04">
        <w:rPr>
          <w:rFonts w:ascii="Times New Roman" w:hAnsi="Times New Roman"/>
        </w:rPr>
        <w:t xml:space="preserve">devices more friendly and accessible to more and more people. </w:t>
      </w:r>
      <w:r w:rsidR="000C0107">
        <w:rPr>
          <w:rFonts w:ascii="Times New Roman" w:hAnsi="Times New Roman"/>
        </w:rPr>
        <w:t>It truly pushes the technology forward.</w:t>
      </w:r>
      <w:r w:rsidR="004E260C">
        <w:rPr>
          <w:rFonts w:ascii="Times New Roman" w:hAnsi="Times New Roman"/>
        </w:rPr>
        <w:t xml:space="preserve">AI is a technology that makes computers do </w:t>
      </w:r>
      <w:r w:rsidR="008C7DD5">
        <w:rPr>
          <w:rFonts w:ascii="Times New Roman" w:hAnsi="Times New Roman"/>
        </w:rPr>
        <w:t>things like or beyond humans.</w:t>
      </w:r>
      <w:r w:rsidR="0057447E">
        <w:rPr>
          <w:rFonts w:ascii="Times New Roman" w:hAnsi="Times New Roman"/>
        </w:rPr>
        <w:t xml:space="preserve"> For instance,</w:t>
      </w:r>
      <w:r w:rsidR="008C7DD5">
        <w:rPr>
          <w:rFonts w:ascii="Times New Roman" w:hAnsi="Times New Roman"/>
        </w:rPr>
        <w:t xml:space="preserve"> </w:t>
      </w:r>
      <w:r w:rsidR="0057447E">
        <w:rPr>
          <w:rFonts w:ascii="Times New Roman" w:hAnsi="Times New Roman"/>
        </w:rPr>
        <w:t>a</w:t>
      </w:r>
      <w:r w:rsidR="000B3891">
        <w:rPr>
          <w:rFonts w:ascii="Times New Roman" w:hAnsi="Times New Roman"/>
        </w:rPr>
        <w:t xml:space="preserve">ccording to </w:t>
      </w:r>
      <w:r w:rsidR="00E45851" w:rsidRPr="00F55CAF">
        <w:rPr>
          <w:rFonts w:ascii="Times New Roman" w:hAnsi="Times New Roman" w:cs="Times New Roman"/>
          <w:color w:val="000000" w:themeColor="text1"/>
          <w:shd w:val="clear" w:color="auto" w:fill="FFFFFF"/>
        </w:rPr>
        <w:t>Docherty</w:t>
      </w:r>
      <w:r w:rsidR="00E45851">
        <w:rPr>
          <w:rFonts w:ascii="Times New Roman" w:hAnsi="Times New Roman" w:cs="Times New Roman"/>
          <w:color w:val="000000" w:themeColor="text1"/>
          <w:shd w:val="clear" w:color="auto" w:fill="FFFFFF"/>
        </w:rPr>
        <w:t xml:space="preserve">’s research, AI can make </w:t>
      </w:r>
      <w:r w:rsidR="00B8398F">
        <w:rPr>
          <w:rFonts w:ascii="Times New Roman" w:hAnsi="Times New Roman" w:cs="Times New Roman"/>
          <w:color w:val="000000" w:themeColor="text1"/>
          <w:shd w:val="clear" w:color="auto" w:fill="FFFFFF"/>
        </w:rPr>
        <w:t>medical service more affordable and improve patients’ quality of life</w:t>
      </w:r>
      <w:r w:rsidR="00296D3B">
        <w:rPr>
          <w:rFonts w:ascii="Times New Roman" w:hAnsi="Times New Roman" w:cs="Times New Roman"/>
          <w:color w:val="000000" w:themeColor="text1"/>
          <w:shd w:val="clear" w:color="auto" w:fill="FFFFFF"/>
        </w:rPr>
        <w:t xml:space="preserve"> </w:t>
      </w:r>
      <w:r w:rsidR="00296D3B" w:rsidRPr="00296D3B">
        <w:rPr>
          <w:rFonts w:ascii="Times New Roman" w:hAnsi="Times New Roman" w:cs="Times New Roman"/>
          <w:color w:val="000000" w:themeColor="text1"/>
          <w:shd w:val="clear" w:color="auto" w:fill="FFFFFF"/>
          <w:vertAlign w:val="superscript"/>
        </w:rPr>
        <w:t>[1]</w:t>
      </w:r>
      <w:r w:rsidR="00296D3B">
        <w:rPr>
          <w:rFonts w:ascii="Times New Roman" w:hAnsi="Times New Roman" w:cs="Times New Roman"/>
          <w:color w:val="000000" w:themeColor="text1"/>
          <w:shd w:val="clear" w:color="auto" w:fill="FFFFFF"/>
        </w:rPr>
        <w:t xml:space="preserve">. </w:t>
      </w:r>
      <w:r w:rsidR="00F03C7A">
        <w:rPr>
          <w:rFonts w:ascii="Times New Roman" w:hAnsi="Times New Roman" w:cs="Times New Roman"/>
          <w:color w:val="000000" w:themeColor="text1"/>
          <w:shd w:val="clear" w:color="auto" w:fill="FFFFFF"/>
        </w:rPr>
        <w:t xml:space="preserve">Doctors are human, they need to take a break. However, </w:t>
      </w:r>
      <w:r w:rsidR="00915659">
        <w:rPr>
          <w:rFonts w:ascii="Times New Roman" w:hAnsi="Times New Roman" w:cs="Times New Roman"/>
          <w:color w:val="000000" w:themeColor="text1"/>
          <w:shd w:val="clear" w:color="auto" w:fill="FFFFFF"/>
        </w:rPr>
        <w:t>it makes harder for patients to get right treatment in time.</w:t>
      </w:r>
      <w:r w:rsidR="001F3400">
        <w:rPr>
          <w:rFonts w:ascii="Times New Roman" w:hAnsi="Times New Roman" w:cs="Times New Roman"/>
          <w:color w:val="000000" w:themeColor="text1"/>
          <w:shd w:val="clear" w:color="auto" w:fill="FFFFFF"/>
        </w:rPr>
        <w:t xml:space="preserve"> On the other hand, doctors need to make living by curing people. Consequently, </w:t>
      </w:r>
      <w:r w:rsidR="00564E51">
        <w:rPr>
          <w:rFonts w:ascii="Times New Roman" w:hAnsi="Times New Roman" w:cs="Times New Roman"/>
          <w:color w:val="000000" w:themeColor="text1"/>
          <w:shd w:val="clear" w:color="auto" w:fill="FFFFFF"/>
        </w:rPr>
        <w:t>it makes medicine expensive.</w:t>
      </w:r>
      <w:r w:rsidR="00915659">
        <w:rPr>
          <w:rFonts w:ascii="Times New Roman" w:hAnsi="Times New Roman" w:cs="Times New Roman"/>
          <w:color w:val="000000" w:themeColor="text1"/>
          <w:shd w:val="clear" w:color="auto" w:fill="FFFFFF"/>
        </w:rPr>
        <w:t xml:space="preserve"> </w:t>
      </w:r>
      <w:r w:rsidR="00D83FA7">
        <w:rPr>
          <w:rFonts w:ascii="Times New Roman" w:hAnsi="Times New Roman" w:cs="Times New Roman"/>
          <w:color w:val="000000" w:themeColor="text1"/>
          <w:shd w:val="clear" w:color="auto" w:fill="FFFFFF"/>
        </w:rPr>
        <w:t xml:space="preserve">Fortunately, computers do not need to sleep. Therefore, patients can still get right treatment in time </w:t>
      </w:r>
      <w:r w:rsidR="007B5087">
        <w:rPr>
          <w:rFonts w:ascii="Times New Roman" w:hAnsi="Times New Roman" w:cs="Times New Roman"/>
          <w:color w:val="000000" w:themeColor="text1"/>
          <w:shd w:val="clear" w:color="auto" w:fill="FFFFFF"/>
        </w:rPr>
        <w:t>to cure their illness.</w:t>
      </w:r>
      <w:r w:rsidR="001E1BB3">
        <w:rPr>
          <w:rFonts w:ascii="Times New Roman" w:hAnsi="Times New Roman" w:cs="Times New Roman"/>
          <w:color w:val="000000" w:themeColor="text1"/>
          <w:shd w:val="clear" w:color="auto" w:fill="FFFFFF"/>
        </w:rPr>
        <w:t xml:space="preserve"> If it is real, countless </w:t>
      </w:r>
      <w:r w:rsidR="00F951DF">
        <w:rPr>
          <w:rFonts w:ascii="Times New Roman" w:hAnsi="Times New Roman" w:cs="Times New Roman"/>
          <w:color w:val="000000" w:themeColor="text1"/>
          <w:shd w:val="clear" w:color="auto" w:fill="FFFFFF"/>
        </w:rPr>
        <w:t>lives will be saved.</w:t>
      </w:r>
      <w:r w:rsidR="005732D9">
        <w:rPr>
          <w:rFonts w:ascii="Times New Roman" w:hAnsi="Times New Roman" w:cs="Times New Roman"/>
          <w:color w:val="000000" w:themeColor="text1"/>
          <w:shd w:val="clear" w:color="auto" w:fill="FFFFFF"/>
        </w:rPr>
        <w:t xml:space="preserve"> Computers do not need as much money as doctors to “live”. As the result, the prices </w:t>
      </w:r>
      <w:r w:rsidR="00333711">
        <w:rPr>
          <w:rFonts w:ascii="Times New Roman" w:hAnsi="Times New Roman" w:cs="Times New Roman"/>
          <w:color w:val="000000" w:themeColor="text1"/>
          <w:shd w:val="clear" w:color="auto" w:fill="FFFFFF"/>
        </w:rPr>
        <w:t>will be</w:t>
      </w:r>
      <w:r w:rsidR="005732D9">
        <w:rPr>
          <w:rFonts w:ascii="Times New Roman" w:hAnsi="Times New Roman" w:cs="Times New Roman"/>
          <w:color w:val="000000" w:themeColor="text1"/>
          <w:shd w:val="clear" w:color="auto" w:fill="FFFFFF"/>
        </w:rPr>
        <w:t xml:space="preserve"> </w:t>
      </w:r>
      <w:r w:rsidR="0054650C">
        <w:rPr>
          <w:rFonts w:ascii="Times New Roman" w:hAnsi="Times New Roman" w:cs="Times New Roman"/>
          <w:color w:val="000000" w:themeColor="text1"/>
          <w:shd w:val="clear" w:color="auto" w:fill="FFFFFF"/>
        </w:rPr>
        <w:t>affordable for most patients</w:t>
      </w:r>
      <w:r w:rsidR="005732D9">
        <w:rPr>
          <w:rFonts w:ascii="Times New Roman" w:hAnsi="Times New Roman" w:cs="Times New Roman"/>
          <w:color w:val="000000" w:themeColor="text1"/>
          <w:shd w:val="clear" w:color="auto" w:fill="FFFFFF"/>
        </w:rPr>
        <w:t>.</w:t>
      </w:r>
    </w:p>
    <w:p w14:paraId="6307656D" w14:textId="13467686" w:rsidR="000C0107" w:rsidRDefault="000C0107" w:rsidP="00A02282">
      <w:pPr>
        <w:spacing w:line="480" w:lineRule="auto"/>
        <w:rPr>
          <w:rFonts w:ascii="Times New Roman" w:hAnsi="Times New Roman"/>
        </w:rPr>
      </w:pPr>
      <w:r>
        <w:rPr>
          <w:rFonts w:ascii="Times New Roman" w:hAnsi="Times New Roman"/>
        </w:rPr>
        <w:tab/>
      </w:r>
      <w:r w:rsidR="00BC4ACD">
        <w:rPr>
          <w:rFonts w:ascii="Times New Roman" w:hAnsi="Times New Roman"/>
        </w:rPr>
        <w:t>Essentially</w:t>
      </w:r>
      <w:r w:rsidR="00A02282">
        <w:rPr>
          <w:rFonts w:ascii="Times New Roman" w:hAnsi="Times New Roman"/>
        </w:rPr>
        <w:t xml:space="preserve">, there are three components of AI – computation power, algorithms and data. Computation power usually means </w:t>
      </w:r>
      <w:r w:rsidR="005A577F">
        <w:rPr>
          <w:rFonts w:ascii="Times New Roman" w:hAnsi="Times New Roman"/>
        </w:rPr>
        <w:t xml:space="preserve">the hardware to run AI programs, such as </w:t>
      </w:r>
      <w:r w:rsidR="00E22AAA">
        <w:rPr>
          <w:rFonts w:ascii="Times New Roman" w:hAnsi="Times New Roman"/>
        </w:rPr>
        <w:t xml:space="preserve">CPU and GPU. Algorithms are </w:t>
      </w:r>
      <w:r w:rsidR="002F5DFC">
        <w:rPr>
          <w:rFonts w:ascii="Times New Roman" w:hAnsi="Times New Roman"/>
        </w:rPr>
        <w:t>instructions telling computers how to run the AI program.</w:t>
      </w:r>
      <w:r w:rsidR="00446F2A">
        <w:rPr>
          <w:rFonts w:ascii="Times New Roman" w:hAnsi="Times New Roman"/>
        </w:rPr>
        <w:t xml:space="preserve"> Data is the fuel </w:t>
      </w:r>
      <w:r w:rsidR="00C044A4">
        <w:rPr>
          <w:rFonts w:ascii="Times New Roman" w:hAnsi="Times New Roman"/>
        </w:rPr>
        <w:t>for</w:t>
      </w:r>
      <w:r w:rsidR="00446F2A">
        <w:rPr>
          <w:rFonts w:ascii="Times New Roman" w:hAnsi="Times New Roman"/>
        </w:rPr>
        <w:t xml:space="preserve"> AI program, especially </w:t>
      </w:r>
      <w:r w:rsidR="00C044A4">
        <w:rPr>
          <w:rFonts w:ascii="Times New Roman" w:hAnsi="Times New Roman"/>
        </w:rPr>
        <w:t>for</w:t>
      </w:r>
      <w:r w:rsidR="00446F2A">
        <w:rPr>
          <w:rFonts w:ascii="Times New Roman" w:hAnsi="Times New Roman"/>
        </w:rPr>
        <w:t xml:space="preserve"> AI </w:t>
      </w:r>
      <w:r w:rsidR="00C044A4">
        <w:rPr>
          <w:rFonts w:ascii="Times New Roman" w:hAnsi="Times New Roman"/>
        </w:rPr>
        <w:t xml:space="preserve">powered by machine learning, </w:t>
      </w:r>
      <w:r w:rsidR="00BC4ACD">
        <w:rPr>
          <w:rFonts w:ascii="Times New Roman" w:hAnsi="Times New Roman"/>
        </w:rPr>
        <w:t>since</w:t>
      </w:r>
      <w:r w:rsidR="00C044A4">
        <w:rPr>
          <w:rFonts w:ascii="Times New Roman" w:hAnsi="Times New Roman"/>
        </w:rPr>
        <w:t xml:space="preserve"> AI program requires huge amount of data to be trained. </w:t>
      </w:r>
      <w:r w:rsidR="0018749C">
        <w:rPr>
          <w:rFonts w:ascii="Times New Roman" w:hAnsi="Times New Roman"/>
        </w:rPr>
        <w:t xml:space="preserve">It is also the most </w:t>
      </w:r>
      <w:r w:rsidR="00BD0844">
        <w:rPr>
          <w:rFonts w:ascii="Times New Roman" w:hAnsi="Times New Roman"/>
        </w:rPr>
        <w:t>important that this paper will talk about.</w:t>
      </w:r>
    </w:p>
    <w:p w14:paraId="5D58BF80" w14:textId="2D9FE938" w:rsidR="004610D1" w:rsidRDefault="00BD0844" w:rsidP="00A02282">
      <w:pPr>
        <w:spacing w:line="480" w:lineRule="auto"/>
        <w:rPr>
          <w:rFonts w:ascii="Times New Roman" w:hAnsi="Times New Roman"/>
        </w:rPr>
      </w:pPr>
      <w:r>
        <w:rPr>
          <w:rFonts w:ascii="Times New Roman" w:hAnsi="Times New Roman"/>
        </w:rPr>
        <w:tab/>
      </w:r>
      <w:r w:rsidR="00664C5C">
        <w:rPr>
          <w:rFonts w:ascii="Times New Roman" w:hAnsi="Times New Roman"/>
        </w:rPr>
        <w:t xml:space="preserve">Unfortunately, everything comes with price. </w:t>
      </w:r>
      <w:r w:rsidR="007D72AE">
        <w:rPr>
          <w:rFonts w:ascii="Times New Roman" w:hAnsi="Times New Roman"/>
        </w:rPr>
        <w:t xml:space="preserve">AI companies are </w:t>
      </w:r>
      <w:r w:rsidR="00664C5C">
        <w:rPr>
          <w:rFonts w:ascii="Times New Roman" w:hAnsi="Times New Roman"/>
        </w:rPr>
        <w:t xml:space="preserve">usually </w:t>
      </w:r>
      <w:r w:rsidR="007D72AE">
        <w:rPr>
          <w:rFonts w:ascii="Times New Roman" w:hAnsi="Times New Roman"/>
        </w:rPr>
        <w:t>collecting data they want to use from</w:t>
      </w:r>
      <w:r w:rsidR="007E7BDE">
        <w:rPr>
          <w:rFonts w:ascii="Times New Roman" w:hAnsi="Times New Roman"/>
        </w:rPr>
        <w:t xml:space="preserve"> their</w:t>
      </w:r>
      <w:r w:rsidR="007D72AE">
        <w:rPr>
          <w:rFonts w:ascii="Times New Roman" w:hAnsi="Times New Roman"/>
        </w:rPr>
        <w:t xml:space="preserve"> </w:t>
      </w:r>
      <w:r w:rsidR="00C8007D">
        <w:rPr>
          <w:rFonts w:ascii="Times New Roman" w:hAnsi="Times New Roman"/>
        </w:rPr>
        <w:t>users</w:t>
      </w:r>
      <w:r w:rsidR="00931A49">
        <w:rPr>
          <w:rFonts w:ascii="Times New Roman" w:hAnsi="Times New Roman"/>
        </w:rPr>
        <w:t>.</w:t>
      </w:r>
      <w:r w:rsidR="007D72AE">
        <w:rPr>
          <w:rFonts w:ascii="Times New Roman" w:hAnsi="Times New Roman"/>
        </w:rPr>
        <w:t xml:space="preserve"> </w:t>
      </w:r>
      <w:r w:rsidR="00931A49">
        <w:rPr>
          <w:rFonts w:ascii="Times New Roman" w:hAnsi="Times New Roman"/>
        </w:rPr>
        <w:t>T</w:t>
      </w:r>
      <w:r w:rsidR="007D72AE">
        <w:rPr>
          <w:rFonts w:ascii="Times New Roman" w:hAnsi="Times New Roman"/>
        </w:rPr>
        <w:t>herefore</w:t>
      </w:r>
      <w:r w:rsidR="00931A49">
        <w:rPr>
          <w:rFonts w:ascii="Times New Roman" w:hAnsi="Times New Roman"/>
        </w:rPr>
        <w:t>,</w:t>
      </w:r>
      <w:r w:rsidR="007D72AE">
        <w:rPr>
          <w:rFonts w:ascii="Times New Roman" w:hAnsi="Times New Roman"/>
        </w:rPr>
        <w:t xml:space="preserve"> it is a </w:t>
      </w:r>
      <w:r w:rsidR="00A57B42">
        <w:rPr>
          <w:rFonts w:ascii="Times New Roman" w:hAnsi="Times New Roman"/>
        </w:rPr>
        <w:t xml:space="preserve">severe violation of personal privacy. </w:t>
      </w:r>
      <w:r w:rsidR="00E43F6A">
        <w:rPr>
          <w:rFonts w:ascii="Times New Roman" w:hAnsi="Times New Roman"/>
        </w:rPr>
        <w:t xml:space="preserve">For example, when a user searches something on Google, then Google may </w:t>
      </w:r>
      <w:r w:rsidR="00B706AD">
        <w:rPr>
          <w:rFonts w:ascii="Times New Roman" w:hAnsi="Times New Roman"/>
        </w:rPr>
        <w:t>show some advertisements based on what the user searches</w:t>
      </w:r>
      <w:r w:rsidR="002C46D7">
        <w:rPr>
          <w:rFonts w:ascii="Times New Roman" w:hAnsi="Times New Roman"/>
        </w:rPr>
        <w:t>, which means</w:t>
      </w:r>
      <w:r w:rsidR="00B706AD">
        <w:rPr>
          <w:rFonts w:ascii="Times New Roman" w:hAnsi="Times New Roman"/>
        </w:rPr>
        <w:t xml:space="preserve"> </w:t>
      </w:r>
      <w:r w:rsidR="002C46D7">
        <w:rPr>
          <w:rFonts w:ascii="Times New Roman" w:hAnsi="Times New Roman"/>
        </w:rPr>
        <w:t>t</w:t>
      </w:r>
      <w:r w:rsidR="00B706AD">
        <w:rPr>
          <w:rFonts w:ascii="Times New Roman" w:hAnsi="Times New Roman"/>
        </w:rPr>
        <w:t xml:space="preserve">he user </w:t>
      </w:r>
      <w:r w:rsidR="007E7BDE">
        <w:rPr>
          <w:rFonts w:ascii="Times New Roman" w:hAnsi="Times New Roman"/>
        </w:rPr>
        <w:t>unknowingly</w:t>
      </w:r>
      <w:r w:rsidR="00B706AD">
        <w:rPr>
          <w:rFonts w:ascii="Times New Roman" w:hAnsi="Times New Roman"/>
        </w:rPr>
        <w:t xml:space="preserve"> shares his/her data to Google, and </w:t>
      </w:r>
      <w:r w:rsidR="00440CED">
        <w:rPr>
          <w:rFonts w:ascii="Times New Roman" w:hAnsi="Times New Roman"/>
        </w:rPr>
        <w:t xml:space="preserve">he/she </w:t>
      </w:r>
      <w:r w:rsidR="008D189A">
        <w:rPr>
          <w:rFonts w:ascii="Times New Roman" w:hAnsi="Times New Roman"/>
        </w:rPr>
        <w:t>cannot</w:t>
      </w:r>
      <w:r w:rsidR="00440CED">
        <w:rPr>
          <w:rFonts w:ascii="Times New Roman" w:hAnsi="Times New Roman"/>
        </w:rPr>
        <w:t xml:space="preserve"> control how Google will use his/her data.</w:t>
      </w:r>
      <w:r w:rsidR="00EC2DC8">
        <w:rPr>
          <w:rFonts w:ascii="Times New Roman" w:hAnsi="Times New Roman"/>
        </w:rPr>
        <w:t xml:space="preserve"> </w:t>
      </w:r>
      <w:r w:rsidR="00FF675D">
        <w:rPr>
          <w:rFonts w:ascii="Times New Roman" w:hAnsi="Times New Roman"/>
        </w:rPr>
        <w:t xml:space="preserve">However, when the user loses something, he/she will also gain something. For example, if the user wants to </w:t>
      </w:r>
      <w:r w:rsidR="00FF675D">
        <w:rPr>
          <w:rFonts w:ascii="Times New Roman" w:hAnsi="Times New Roman"/>
        </w:rPr>
        <w:lastRenderedPageBreak/>
        <w:t xml:space="preserve">search nearest </w:t>
      </w:r>
      <w:r w:rsidR="00B3355C">
        <w:rPr>
          <w:rFonts w:ascii="Times New Roman" w:hAnsi="Times New Roman"/>
        </w:rPr>
        <w:t>restaurant</w:t>
      </w:r>
      <w:r w:rsidR="007E7BDE">
        <w:rPr>
          <w:rFonts w:ascii="Times New Roman" w:hAnsi="Times New Roman"/>
        </w:rPr>
        <w:t>,</w:t>
      </w:r>
      <w:r w:rsidR="00B3355C">
        <w:rPr>
          <w:rFonts w:ascii="Times New Roman" w:hAnsi="Times New Roman"/>
        </w:rPr>
        <w:t xml:space="preserve"> Google can recommend some good restaurants to user based </w:t>
      </w:r>
      <w:r w:rsidR="007E7BDE">
        <w:rPr>
          <w:rFonts w:ascii="Times New Roman" w:hAnsi="Times New Roman"/>
        </w:rPr>
        <w:t>on</w:t>
      </w:r>
      <w:r w:rsidR="00B3355C">
        <w:rPr>
          <w:rFonts w:ascii="Times New Roman" w:hAnsi="Times New Roman"/>
        </w:rPr>
        <w:t xml:space="preserve"> Google’s huge database</w:t>
      </w:r>
      <w:r w:rsidR="007E7BDE">
        <w:rPr>
          <w:rFonts w:ascii="Times New Roman" w:hAnsi="Times New Roman"/>
        </w:rPr>
        <w:t>.</w:t>
      </w:r>
      <w:r w:rsidR="004610D1" w:rsidRPr="004610D1">
        <w:rPr>
          <w:rFonts w:ascii="Times New Roman" w:hAnsi="Times New Roman"/>
        </w:rPr>
        <w:t xml:space="preserve"> </w:t>
      </w:r>
    </w:p>
    <w:p w14:paraId="66A8706C" w14:textId="5EA34D01" w:rsidR="0016604C" w:rsidRDefault="004610D1" w:rsidP="004610D1">
      <w:pPr>
        <w:spacing w:line="480" w:lineRule="auto"/>
        <w:ind w:firstLine="720"/>
        <w:rPr>
          <w:rFonts w:ascii="Times New Roman" w:hAnsi="Times New Roman"/>
        </w:rPr>
      </w:pPr>
      <w:r>
        <w:rPr>
          <w:rFonts w:ascii="Times New Roman" w:hAnsi="Times New Roman"/>
        </w:rPr>
        <w:t xml:space="preserve">It is also a violation of law in some regions. For example, according to Art. 9, Chapter 2 in </w:t>
      </w:r>
      <w:r w:rsidRPr="00C754B7">
        <w:rPr>
          <w:rStyle w:val="normaltextrun"/>
          <w:rFonts w:ascii="Times New Roman" w:hAnsi="Times New Roman" w:cs="Times New Roman"/>
          <w:color w:val="000000"/>
          <w:shd w:val="clear" w:color="auto" w:fill="FFFFFF"/>
        </w:rPr>
        <w:t>General Data Protection Regulation</w:t>
      </w:r>
      <w:r>
        <w:rPr>
          <w:rStyle w:val="normaltextrun"/>
          <w:rFonts w:ascii="Times New Roman" w:hAnsi="Times New Roman" w:cs="Times New Roman"/>
          <w:color w:val="000000"/>
          <w:shd w:val="clear" w:color="auto" w:fill="FFFFFF"/>
        </w:rPr>
        <w:t xml:space="preserve"> (GDPR), which is a law protecting personal information in European Union, it is prohibited for the collection of data from people in European Union, such as genetic data or biometric data, which are necessary for medical AI </w:t>
      </w:r>
      <w:r>
        <w:rPr>
          <w:rStyle w:val="normaltextrun"/>
          <w:rFonts w:ascii="Times New Roman" w:hAnsi="Times New Roman" w:cs="Times New Roman"/>
          <w:color w:val="000000"/>
          <w:shd w:val="clear" w:color="auto" w:fill="FFFFFF"/>
          <w:vertAlign w:val="superscript"/>
        </w:rPr>
        <w:t>[2]</w:t>
      </w:r>
      <w:r>
        <w:rPr>
          <w:rStyle w:val="normaltextrun"/>
          <w:rFonts w:ascii="Times New Roman" w:hAnsi="Times New Roman" w:cs="Times New Roman"/>
          <w:color w:val="000000"/>
          <w:shd w:val="clear" w:color="auto" w:fill="FFFFFF"/>
        </w:rPr>
        <w:t>. Although it gives an exemption chapter 2 of GDPR: If the purpose of the collection is for the improvement of the quality of personal life in European Union, it can collect such data.</w:t>
      </w:r>
      <w:r w:rsidR="00A45C71">
        <w:rPr>
          <w:rStyle w:val="normaltextrun"/>
          <w:rFonts w:ascii="Times New Roman" w:hAnsi="Times New Roman" w:cs="Times New Roman"/>
          <w:color w:val="000000"/>
          <w:shd w:val="clear" w:color="auto" w:fill="FFFFFF"/>
        </w:rPr>
        <w:t xml:space="preserve"> However, it does not give exemption for </w:t>
      </w:r>
      <w:r w:rsidR="00E7756A">
        <w:rPr>
          <w:rStyle w:val="normaltextrun"/>
          <w:rFonts w:ascii="Times New Roman" w:hAnsi="Times New Roman" w:cs="Times New Roman"/>
          <w:color w:val="000000"/>
          <w:shd w:val="clear" w:color="auto" w:fill="FFFFFF"/>
        </w:rPr>
        <w:t xml:space="preserve">many other purposes. Therefore, developers still need to come up with some ideas that </w:t>
      </w:r>
      <w:r w:rsidR="00D61829">
        <w:rPr>
          <w:rStyle w:val="normaltextrun"/>
          <w:rFonts w:ascii="Times New Roman" w:hAnsi="Times New Roman" w:cs="Times New Roman"/>
          <w:color w:val="000000"/>
          <w:shd w:val="clear" w:color="auto" w:fill="FFFFFF"/>
        </w:rPr>
        <w:t>both improve the software and collect minimum personal data.</w:t>
      </w:r>
    </w:p>
    <w:p w14:paraId="58AD6A2A" w14:textId="432B26F3" w:rsidR="00C97EE2" w:rsidRDefault="00C97EE2" w:rsidP="00A02282">
      <w:pPr>
        <w:spacing w:line="480" w:lineRule="auto"/>
        <w:rPr>
          <w:rFonts w:ascii="Times New Roman" w:hAnsi="Times New Roman"/>
        </w:rPr>
      </w:pPr>
      <w:r>
        <w:rPr>
          <w:rFonts w:ascii="Times New Roman" w:hAnsi="Times New Roman"/>
        </w:rPr>
        <w:tab/>
      </w:r>
      <w:r w:rsidR="00D61829">
        <w:rPr>
          <w:rFonts w:ascii="Times New Roman" w:hAnsi="Times New Roman"/>
        </w:rPr>
        <w:t>Fortunately</w:t>
      </w:r>
      <w:r w:rsidR="007E7BDE">
        <w:rPr>
          <w:rFonts w:ascii="Times New Roman" w:hAnsi="Times New Roman"/>
        </w:rPr>
        <w:t>, there is a possibility to provide users a good service without collecting huge amount of data.</w:t>
      </w:r>
      <w:r w:rsidR="00FD7A45">
        <w:rPr>
          <w:rFonts w:ascii="Times New Roman" w:hAnsi="Times New Roman"/>
        </w:rPr>
        <w:t xml:space="preserve"> It is the topic that this paper will </w:t>
      </w:r>
      <w:r w:rsidR="007E7BDE">
        <w:rPr>
          <w:rFonts w:ascii="Times New Roman" w:hAnsi="Times New Roman"/>
        </w:rPr>
        <w:t>discuss</w:t>
      </w:r>
      <w:r w:rsidR="00FD7A45">
        <w:rPr>
          <w:rFonts w:ascii="Times New Roman" w:hAnsi="Times New Roman"/>
        </w:rPr>
        <w:t>. The paper will show two computer games as example</w:t>
      </w:r>
      <w:r w:rsidR="00AC3D63">
        <w:rPr>
          <w:rFonts w:ascii="Times New Roman" w:hAnsi="Times New Roman"/>
        </w:rPr>
        <w:t>s</w:t>
      </w:r>
      <w:r w:rsidR="00FD7A45">
        <w:rPr>
          <w:rFonts w:ascii="Times New Roman" w:hAnsi="Times New Roman"/>
        </w:rPr>
        <w:t xml:space="preserve"> to </w:t>
      </w:r>
      <w:r w:rsidR="00AC3D63">
        <w:rPr>
          <w:rFonts w:ascii="Times New Roman" w:hAnsi="Times New Roman"/>
        </w:rPr>
        <w:t>prove the idea</w:t>
      </w:r>
      <w:r w:rsidR="008D0639">
        <w:rPr>
          <w:rFonts w:ascii="Times New Roman" w:hAnsi="Times New Roman"/>
        </w:rPr>
        <w:t xml:space="preserve">. The two games are </w:t>
      </w:r>
      <w:r w:rsidR="001636EE">
        <w:rPr>
          <w:rFonts w:ascii="Times New Roman" w:hAnsi="Times New Roman"/>
        </w:rPr>
        <w:t>randomized city and machine learning car.</w:t>
      </w:r>
      <w:r w:rsidR="00762E25">
        <w:rPr>
          <w:rFonts w:ascii="Times New Roman" w:hAnsi="Times New Roman"/>
        </w:rPr>
        <w:t xml:space="preserve"> Both </w:t>
      </w:r>
      <w:r w:rsidR="00F03914">
        <w:rPr>
          <w:rFonts w:ascii="Times New Roman" w:hAnsi="Times New Roman"/>
        </w:rPr>
        <w:t>are games with cars, so they are also called car simulators.</w:t>
      </w:r>
    </w:p>
    <w:p w14:paraId="0A5C0F00" w14:textId="77777777" w:rsidR="008D189A" w:rsidRPr="008D189A" w:rsidRDefault="008D189A" w:rsidP="008D189A"/>
    <w:p w14:paraId="62B2E479" w14:textId="29F7AC50" w:rsidR="008332C5" w:rsidRPr="008332C5" w:rsidRDefault="006150F1" w:rsidP="000633D1">
      <w:pPr>
        <w:pStyle w:val="Heading2"/>
        <w:ind w:left="0" w:firstLine="720"/>
      </w:pPr>
      <w:bookmarkStart w:id="6" w:name="_Toc8174264"/>
      <w:r>
        <w:t>1</w:t>
      </w:r>
      <w:r w:rsidR="00A00A14">
        <w:t>.</w:t>
      </w:r>
      <w:r>
        <w:t xml:space="preserve">2 </w:t>
      </w:r>
      <w:r w:rsidR="008332C5">
        <w:t>The relationship</w:t>
      </w:r>
      <w:bookmarkEnd w:id="6"/>
    </w:p>
    <w:p w14:paraId="45039A2A" w14:textId="77777777" w:rsidR="00930090" w:rsidRDefault="00EC27AF" w:rsidP="00EC27AF">
      <w:pPr>
        <w:spacing w:line="480" w:lineRule="auto"/>
        <w:rPr>
          <w:rFonts w:ascii="Times New Roman" w:hAnsi="Times New Roman"/>
        </w:rPr>
      </w:pPr>
      <w:r>
        <w:rPr>
          <w:rFonts w:ascii="Times New Roman" w:hAnsi="Times New Roman"/>
        </w:rPr>
        <w:tab/>
      </w:r>
    </w:p>
    <w:p w14:paraId="08B2AB7C" w14:textId="1DAF986F" w:rsidR="00B34B54" w:rsidRDefault="00EC27AF" w:rsidP="00930090">
      <w:pPr>
        <w:spacing w:line="480" w:lineRule="auto"/>
        <w:ind w:firstLine="720"/>
        <w:rPr>
          <w:rFonts w:ascii="Times New Roman" w:hAnsi="Times New Roman"/>
        </w:rPr>
      </w:pPr>
      <w:r>
        <w:rPr>
          <w:rFonts w:ascii="Times New Roman" w:hAnsi="Times New Roman"/>
        </w:rPr>
        <w:t xml:space="preserve">The idea about making games as the simulator seems to be </w:t>
      </w:r>
      <w:r w:rsidR="007E7BDE">
        <w:rPr>
          <w:rFonts w:ascii="Times New Roman" w:hAnsi="Times New Roman"/>
        </w:rPr>
        <w:t>unusual</w:t>
      </w:r>
      <w:r>
        <w:rPr>
          <w:rFonts w:ascii="Times New Roman" w:hAnsi="Times New Roman"/>
        </w:rPr>
        <w:t xml:space="preserve">. However, it is truly implementable. </w:t>
      </w:r>
      <w:r w:rsidR="008424AE">
        <w:rPr>
          <w:rFonts w:ascii="Times New Roman" w:hAnsi="Times New Roman"/>
        </w:rPr>
        <w:t>For example, AI can play racing game to learn how to drive a car.</w:t>
      </w:r>
      <w:r w:rsidR="009D37BD">
        <w:rPr>
          <w:rFonts w:ascii="Times New Roman" w:hAnsi="Times New Roman"/>
        </w:rPr>
        <w:t xml:space="preserve"> Usually, the roads in racing games are much more irregular and difficult to drive than common roads in cities. Therefore, if computers can learn how to drive in such difficult </w:t>
      </w:r>
      <w:r w:rsidR="00B34B54">
        <w:rPr>
          <w:rFonts w:ascii="Times New Roman" w:hAnsi="Times New Roman"/>
        </w:rPr>
        <w:t>games, they may also be able to drive real cars on real street. It is the idea that this project is trying to prove.</w:t>
      </w:r>
    </w:p>
    <w:p w14:paraId="0E48F4D3" w14:textId="1BEAC1F1" w:rsidR="002501DD" w:rsidRDefault="002501DD" w:rsidP="00EC27AF">
      <w:pPr>
        <w:spacing w:line="480" w:lineRule="auto"/>
        <w:rPr>
          <w:rFonts w:ascii="Times New Roman" w:hAnsi="Times New Roman"/>
        </w:rPr>
      </w:pPr>
      <w:r>
        <w:rPr>
          <w:rFonts w:ascii="Times New Roman" w:hAnsi="Times New Roman"/>
        </w:rPr>
        <w:tab/>
      </w:r>
      <w:r w:rsidR="007E7BDE">
        <w:rPr>
          <w:rFonts w:ascii="Times New Roman" w:hAnsi="Times New Roman"/>
        </w:rPr>
        <w:t>C</w:t>
      </w:r>
      <w:r w:rsidR="00590DA9">
        <w:rPr>
          <w:rFonts w:ascii="Times New Roman" w:hAnsi="Times New Roman"/>
        </w:rPr>
        <w:t xml:space="preserve">omputers can generate more and more data while they are playing games. </w:t>
      </w:r>
      <w:r w:rsidR="00E35B0F">
        <w:rPr>
          <w:rFonts w:ascii="Times New Roman" w:hAnsi="Times New Roman"/>
        </w:rPr>
        <w:t xml:space="preserve">For example, while computers are playing racing games, they can generate data such as </w:t>
      </w:r>
      <w:r w:rsidR="002244B8">
        <w:rPr>
          <w:rFonts w:ascii="Times New Roman" w:hAnsi="Times New Roman"/>
        </w:rPr>
        <w:t>suitable speed for th</w:t>
      </w:r>
      <w:r w:rsidR="005853E1">
        <w:rPr>
          <w:rFonts w:ascii="Times New Roman" w:hAnsi="Times New Roman"/>
        </w:rPr>
        <w:t xml:space="preserve">e </w:t>
      </w:r>
      <w:r w:rsidR="005853E1">
        <w:rPr>
          <w:rFonts w:ascii="Times New Roman" w:hAnsi="Times New Roman"/>
        </w:rPr>
        <w:lastRenderedPageBreak/>
        <w:t>street, how much steering angle should be applied to make a good turn or</w:t>
      </w:r>
      <w:r w:rsidR="00767B00">
        <w:rPr>
          <w:rFonts w:ascii="Times New Roman" w:hAnsi="Times New Roman"/>
        </w:rPr>
        <w:t xml:space="preserve"> how much torque that can drive the car safe and sound. </w:t>
      </w:r>
      <w:r w:rsidR="00E07452">
        <w:rPr>
          <w:rFonts w:ascii="Times New Roman" w:hAnsi="Times New Roman"/>
        </w:rPr>
        <w:t xml:space="preserve">Therefore, researchers can collect data from computers while they are playing cars in the simulators rather than people. Although </w:t>
      </w:r>
      <w:r w:rsidR="00864E1E">
        <w:rPr>
          <w:rFonts w:ascii="Times New Roman" w:hAnsi="Times New Roman"/>
        </w:rPr>
        <w:t>training an AI model without any data from people is impossible</w:t>
      </w:r>
      <w:r w:rsidR="006C4041">
        <w:rPr>
          <w:rFonts w:ascii="Times New Roman" w:hAnsi="Times New Roman"/>
        </w:rPr>
        <w:t>, it can</w:t>
      </w:r>
      <w:r w:rsidR="007E7BDE">
        <w:rPr>
          <w:rFonts w:ascii="Times New Roman" w:hAnsi="Times New Roman"/>
        </w:rPr>
        <w:t xml:space="preserve"> at least</w:t>
      </w:r>
      <w:r w:rsidR="006C4041">
        <w:rPr>
          <w:rFonts w:ascii="Times New Roman" w:hAnsi="Times New Roman"/>
        </w:rPr>
        <w:t xml:space="preserve"> reduce the amount</w:t>
      </w:r>
      <w:r w:rsidR="00041410">
        <w:rPr>
          <w:rFonts w:ascii="Times New Roman" w:hAnsi="Times New Roman"/>
        </w:rPr>
        <w:t xml:space="preserve"> of data</w:t>
      </w:r>
      <w:r w:rsidR="006C4041">
        <w:rPr>
          <w:rFonts w:ascii="Times New Roman" w:hAnsi="Times New Roman"/>
        </w:rPr>
        <w:t xml:space="preserve"> </w:t>
      </w:r>
      <w:r w:rsidR="00041410">
        <w:rPr>
          <w:rFonts w:ascii="Times New Roman" w:hAnsi="Times New Roman"/>
        </w:rPr>
        <w:t>from</w:t>
      </w:r>
      <w:r w:rsidR="006C4041">
        <w:rPr>
          <w:rFonts w:ascii="Times New Roman" w:hAnsi="Times New Roman"/>
        </w:rPr>
        <w:t xml:space="preserve"> </w:t>
      </w:r>
      <w:r w:rsidR="00041410">
        <w:rPr>
          <w:rFonts w:ascii="Times New Roman" w:hAnsi="Times New Roman"/>
        </w:rPr>
        <w:t>users</w:t>
      </w:r>
      <w:r w:rsidR="006C4041">
        <w:rPr>
          <w:rFonts w:ascii="Times New Roman" w:hAnsi="Times New Roman"/>
        </w:rPr>
        <w:t xml:space="preserve">. </w:t>
      </w:r>
      <w:r w:rsidR="00EB0969">
        <w:rPr>
          <w:rFonts w:ascii="Times New Roman" w:hAnsi="Times New Roman"/>
        </w:rPr>
        <w:t xml:space="preserve">As the result, </w:t>
      </w:r>
      <w:r w:rsidR="00022257">
        <w:rPr>
          <w:rFonts w:ascii="Times New Roman" w:hAnsi="Times New Roman"/>
        </w:rPr>
        <w:t>researchers can get the same result with minimum data from people.</w:t>
      </w:r>
    </w:p>
    <w:p w14:paraId="1D9471E1" w14:textId="77777777" w:rsidR="008D189A" w:rsidRDefault="008D189A" w:rsidP="00EC27AF">
      <w:pPr>
        <w:spacing w:line="480" w:lineRule="auto"/>
        <w:rPr>
          <w:rFonts w:ascii="Times New Roman" w:hAnsi="Times New Roman"/>
        </w:rPr>
      </w:pPr>
    </w:p>
    <w:p w14:paraId="69A5EE39" w14:textId="3F8BB1B8" w:rsidR="00220AE8" w:rsidRPr="00220AE8" w:rsidRDefault="006150F1" w:rsidP="00930090">
      <w:pPr>
        <w:pStyle w:val="Heading2"/>
      </w:pPr>
      <w:bookmarkStart w:id="7" w:name="_Toc8174265"/>
      <w:r>
        <w:t>1</w:t>
      </w:r>
      <w:r w:rsidR="001040BF">
        <w:t>.</w:t>
      </w:r>
      <w:r>
        <w:t xml:space="preserve">3 </w:t>
      </w:r>
      <w:r w:rsidR="00220AE8">
        <w:t>An Example: AlphaGo</w:t>
      </w:r>
      <w:bookmarkEnd w:id="7"/>
    </w:p>
    <w:p w14:paraId="749628D2" w14:textId="77777777" w:rsidR="00930090" w:rsidRDefault="006362AE" w:rsidP="00EC27AF">
      <w:pPr>
        <w:spacing w:line="480" w:lineRule="auto"/>
        <w:rPr>
          <w:rFonts w:ascii="Times New Roman" w:hAnsi="Times New Roman"/>
        </w:rPr>
      </w:pPr>
      <w:r>
        <w:rPr>
          <w:rFonts w:ascii="Times New Roman" w:hAnsi="Times New Roman"/>
        </w:rPr>
        <w:tab/>
      </w:r>
    </w:p>
    <w:p w14:paraId="3D27D133" w14:textId="3A715E30" w:rsidR="00762E25" w:rsidRDefault="006362AE" w:rsidP="00930090">
      <w:pPr>
        <w:spacing w:line="480" w:lineRule="auto"/>
        <w:ind w:firstLine="720"/>
        <w:rPr>
          <w:rFonts w:ascii="Times New Roman" w:hAnsi="Times New Roman"/>
        </w:rPr>
      </w:pPr>
      <w:r>
        <w:rPr>
          <w:rFonts w:ascii="Times New Roman" w:hAnsi="Times New Roman"/>
        </w:rPr>
        <w:t xml:space="preserve">The best example for this idea is </w:t>
      </w:r>
      <w:r w:rsidR="00CF6776">
        <w:rPr>
          <w:rFonts w:ascii="Times New Roman" w:hAnsi="Times New Roman"/>
        </w:rPr>
        <w:t>AlphaGo</w:t>
      </w:r>
      <w:r w:rsidR="00CF6776">
        <w:rPr>
          <w:rFonts w:ascii="Times New Roman" w:hAnsi="Times New Roman"/>
          <w:vertAlign w:val="superscript"/>
        </w:rPr>
        <w:t xml:space="preserve"> [</w:t>
      </w:r>
      <w:r w:rsidR="003D42A7">
        <w:rPr>
          <w:rFonts w:ascii="Times New Roman" w:hAnsi="Times New Roman"/>
          <w:vertAlign w:val="superscript"/>
        </w:rPr>
        <w:t>3</w:t>
      </w:r>
      <w:r w:rsidR="000655C1">
        <w:rPr>
          <w:rFonts w:ascii="Times New Roman" w:hAnsi="Times New Roman"/>
          <w:vertAlign w:val="superscript"/>
        </w:rPr>
        <w:t>]</w:t>
      </w:r>
      <w:r>
        <w:rPr>
          <w:rFonts w:ascii="Times New Roman" w:hAnsi="Times New Roman"/>
        </w:rPr>
        <w:t xml:space="preserve">. </w:t>
      </w:r>
      <w:r w:rsidR="00115267">
        <w:rPr>
          <w:rFonts w:ascii="Times New Roman" w:hAnsi="Times New Roman"/>
        </w:rPr>
        <w:t>AlphaGo is an AI program playing Go game</w:t>
      </w:r>
      <w:r w:rsidR="00662231">
        <w:rPr>
          <w:rFonts w:ascii="Times New Roman" w:hAnsi="Times New Roman"/>
        </w:rPr>
        <w:t xml:space="preserve"> </w:t>
      </w:r>
      <w:r w:rsidR="00DA2C2C">
        <w:rPr>
          <w:rFonts w:ascii="Times New Roman" w:hAnsi="Times New Roman"/>
        </w:rPr>
        <w:t>made by DeepMind partnered with Google</w:t>
      </w:r>
      <w:r w:rsidR="00115267">
        <w:rPr>
          <w:rFonts w:ascii="Times New Roman" w:hAnsi="Times New Roman"/>
        </w:rPr>
        <w:t>.</w:t>
      </w:r>
      <w:r w:rsidR="00662231">
        <w:rPr>
          <w:rFonts w:ascii="Times New Roman" w:hAnsi="Times New Roman"/>
        </w:rPr>
        <w:t xml:space="preserve"> Go game is considered one of the hardest board games in the world.</w:t>
      </w:r>
      <w:r w:rsidR="00115267">
        <w:rPr>
          <w:rFonts w:ascii="Times New Roman" w:hAnsi="Times New Roman"/>
        </w:rPr>
        <w:t xml:space="preserve"> </w:t>
      </w:r>
      <w:r w:rsidR="00662231">
        <w:rPr>
          <w:rFonts w:ascii="Times New Roman" w:hAnsi="Times New Roman"/>
        </w:rPr>
        <w:t>However, the robot</w:t>
      </w:r>
      <w:r w:rsidR="00115267">
        <w:rPr>
          <w:rFonts w:ascii="Times New Roman" w:hAnsi="Times New Roman"/>
        </w:rPr>
        <w:t xml:space="preserve"> successfully beat human cha</w:t>
      </w:r>
      <w:r w:rsidR="00CF6776">
        <w:rPr>
          <w:rFonts w:ascii="Times New Roman" w:hAnsi="Times New Roman"/>
        </w:rPr>
        <w:t>mpions</w:t>
      </w:r>
      <w:r w:rsidR="00E3534D">
        <w:rPr>
          <w:rFonts w:ascii="Times New Roman" w:hAnsi="Times New Roman"/>
        </w:rPr>
        <w:t xml:space="preserve">, which made the whole world surprised. In the </w:t>
      </w:r>
      <w:r w:rsidR="00DA2C2C">
        <w:rPr>
          <w:rFonts w:ascii="Times New Roman" w:hAnsi="Times New Roman"/>
        </w:rPr>
        <w:t xml:space="preserve">early versions of AlphaGo, </w:t>
      </w:r>
      <w:r w:rsidR="00DF4A7D">
        <w:rPr>
          <w:rFonts w:ascii="Times New Roman" w:hAnsi="Times New Roman"/>
        </w:rPr>
        <w:t xml:space="preserve">researchers let the machine play millions and millions of Go games. They also gathered incredibly huge amount of data from professional human players. </w:t>
      </w:r>
      <w:r w:rsidR="00FB7711">
        <w:rPr>
          <w:rFonts w:ascii="Times New Roman" w:hAnsi="Times New Roman"/>
        </w:rPr>
        <w:t>While the robot was trying to beat</w:t>
      </w:r>
      <w:r w:rsidR="00662231">
        <w:rPr>
          <w:rFonts w:ascii="Times New Roman" w:hAnsi="Times New Roman"/>
        </w:rPr>
        <w:t xml:space="preserve"> the</w:t>
      </w:r>
      <w:r w:rsidR="00FB7711">
        <w:rPr>
          <w:rFonts w:ascii="Times New Roman" w:hAnsi="Times New Roman"/>
        </w:rPr>
        <w:t xml:space="preserve"> human players, it was also trying to beat itself. </w:t>
      </w:r>
      <w:r w:rsidR="00CD2D87">
        <w:rPr>
          <w:rFonts w:ascii="Times New Roman" w:hAnsi="Times New Roman"/>
        </w:rPr>
        <w:t>The biggest advantage that computers have is that computer</w:t>
      </w:r>
      <w:r w:rsidR="00542A49">
        <w:rPr>
          <w:rFonts w:ascii="Times New Roman" w:hAnsi="Times New Roman"/>
        </w:rPr>
        <w:t xml:space="preserve">s can repeatedly play Go games </w:t>
      </w:r>
      <w:r w:rsidR="00822CA2">
        <w:rPr>
          <w:rFonts w:ascii="Times New Roman" w:hAnsi="Times New Roman"/>
        </w:rPr>
        <w:t>fast</w:t>
      </w:r>
      <w:r w:rsidR="007A0AF5">
        <w:rPr>
          <w:rFonts w:ascii="Times New Roman" w:hAnsi="Times New Roman"/>
        </w:rPr>
        <w:t xml:space="preserve"> and nonstop. Therefore, it </w:t>
      </w:r>
      <w:r w:rsidR="00F00146">
        <w:rPr>
          <w:rFonts w:ascii="Times New Roman" w:hAnsi="Times New Roman"/>
        </w:rPr>
        <w:t>could</w:t>
      </w:r>
      <w:r w:rsidR="007A0AF5">
        <w:rPr>
          <w:rFonts w:ascii="Times New Roman" w:hAnsi="Times New Roman"/>
        </w:rPr>
        <w:t xml:space="preserve"> play millions </w:t>
      </w:r>
      <w:r w:rsidR="00870809">
        <w:rPr>
          <w:rFonts w:ascii="Times New Roman" w:hAnsi="Times New Roman"/>
        </w:rPr>
        <w:t xml:space="preserve">of </w:t>
      </w:r>
      <w:r w:rsidR="007A0AF5">
        <w:rPr>
          <w:rFonts w:ascii="Times New Roman" w:hAnsi="Times New Roman"/>
        </w:rPr>
        <w:t>times more</w:t>
      </w:r>
      <w:r w:rsidR="00870809">
        <w:rPr>
          <w:rFonts w:ascii="Times New Roman" w:hAnsi="Times New Roman"/>
        </w:rPr>
        <w:t xml:space="preserve"> of Go games</w:t>
      </w:r>
      <w:r w:rsidR="007A0AF5">
        <w:rPr>
          <w:rFonts w:ascii="Times New Roman" w:hAnsi="Times New Roman"/>
        </w:rPr>
        <w:t xml:space="preserve"> </w:t>
      </w:r>
      <w:r w:rsidR="00870809">
        <w:rPr>
          <w:rFonts w:ascii="Times New Roman" w:hAnsi="Times New Roman"/>
        </w:rPr>
        <w:t xml:space="preserve">than human in one day. </w:t>
      </w:r>
    </w:p>
    <w:p w14:paraId="1C8650A3" w14:textId="1EF20A6E" w:rsidR="000270BC" w:rsidRDefault="001135F2" w:rsidP="000633D1">
      <w:pPr>
        <w:spacing w:line="480" w:lineRule="auto"/>
      </w:pPr>
      <w:r>
        <w:rPr>
          <w:rFonts w:ascii="Times New Roman" w:hAnsi="Times New Roman"/>
        </w:rPr>
        <w:tab/>
      </w:r>
      <w:r w:rsidR="00262E5B">
        <w:rPr>
          <w:rFonts w:ascii="Times New Roman" w:hAnsi="Times New Roman"/>
        </w:rPr>
        <w:t xml:space="preserve">Since </w:t>
      </w:r>
      <w:r w:rsidR="00557CDC">
        <w:rPr>
          <w:rFonts w:ascii="Times New Roman" w:hAnsi="Times New Roman"/>
        </w:rPr>
        <w:t xml:space="preserve">AlphaGo could generate data while it was playing games by itself, </w:t>
      </w:r>
      <w:r w:rsidR="00662231">
        <w:rPr>
          <w:rFonts w:ascii="Times New Roman" w:hAnsi="Times New Roman"/>
        </w:rPr>
        <w:t>thus</w:t>
      </w:r>
      <w:r w:rsidR="00B032FE">
        <w:rPr>
          <w:rFonts w:ascii="Times New Roman" w:hAnsi="Times New Roman"/>
        </w:rPr>
        <w:t xml:space="preserve"> it </w:t>
      </w:r>
      <w:r w:rsidR="00662231">
        <w:rPr>
          <w:rFonts w:ascii="Times New Roman" w:hAnsi="Times New Roman"/>
        </w:rPr>
        <w:t>did not</w:t>
      </w:r>
      <w:r w:rsidR="00B032FE">
        <w:rPr>
          <w:rFonts w:ascii="Times New Roman" w:hAnsi="Times New Roman"/>
        </w:rPr>
        <w:t xml:space="preserve"> require data from human</w:t>
      </w:r>
      <w:r w:rsidR="00662231">
        <w:rPr>
          <w:rFonts w:ascii="Times New Roman" w:hAnsi="Times New Roman"/>
        </w:rPr>
        <w:t>.</w:t>
      </w:r>
      <w:r w:rsidR="00B032FE">
        <w:rPr>
          <w:rFonts w:ascii="Times New Roman" w:hAnsi="Times New Roman"/>
        </w:rPr>
        <w:t xml:space="preserve"> AlphaGo zero</w:t>
      </w:r>
      <w:r w:rsidR="009B20C2">
        <w:rPr>
          <w:rFonts w:ascii="Times New Roman" w:hAnsi="Times New Roman"/>
        </w:rPr>
        <w:t xml:space="preserve"> </w:t>
      </w:r>
      <w:r w:rsidR="009B20C2">
        <w:rPr>
          <w:rFonts w:ascii="Times New Roman" w:hAnsi="Times New Roman"/>
          <w:vertAlign w:val="superscript"/>
        </w:rPr>
        <w:t>[</w:t>
      </w:r>
      <w:r w:rsidR="003D42A7">
        <w:rPr>
          <w:rFonts w:ascii="Times New Roman" w:hAnsi="Times New Roman"/>
          <w:vertAlign w:val="superscript"/>
        </w:rPr>
        <w:t>4</w:t>
      </w:r>
      <w:r w:rsidR="009B20C2">
        <w:rPr>
          <w:rFonts w:ascii="Times New Roman" w:hAnsi="Times New Roman"/>
          <w:vertAlign w:val="superscript"/>
        </w:rPr>
        <w:t>]</w:t>
      </w:r>
      <w:r w:rsidR="00B032FE">
        <w:rPr>
          <w:rFonts w:ascii="Times New Roman" w:hAnsi="Times New Roman"/>
        </w:rPr>
        <w:t>, which was the la</w:t>
      </w:r>
      <w:r w:rsidR="000F45A8">
        <w:rPr>
          <w:rFonts w:ascii="Times New Roman" w:hAnsi="Times New Roman"/>
        </w:rPr>
        <w:t xml:space="preserve">test version of AlphaGo family proved that AI program can still generate data by itself without </w:t>
      </w:r>
      <w:r w:rsidR="00662231">
        <w:rPr>
          <w:rFonts w:ascii="Times New Roman" w:hAnsi="Times New Roman"/>
        </w:rPr>
        <w:t>human’s</w:t>
      </w:r>
      <w:r w:rsidR="000F45A8">
        <w:rPr>
          <w:rFonts w:ascii="Times New Roman" w:hAnsi="Times New Roman"/>
        </w:rPr>
        <w:t xml:space="preserve"> </w:t>
      </w:r>
      <w:r w:rsidR="00662231">
        <w:rPr>
          <w:rFonts w:ascii="Times New Roman" w:hAnsi="Times New Roman"/>
        </w:rPr>
        <w:t>intervention</w:t>
      </w:r>
      <w:r w:rsidR="000F45A8">
        <w:rPr>
          <w:rFonts w:ascii="Times New Roman" w:hAnsi="Times New Roman"/>
        </w:rPr>
        <w:t>.</w:t>
      </w:r>
      <w:r w:rsidR="009B20C2">
        <w:rPr>
          <w:rFonts w:ascii="Times New Roman" w:hAnsi="Times New Roman"/>
        </w:rPr>
        <w:t xml:space="preserve"> </w:t>
      </w:r>
      <w:r w:rsidR="00390DF1">
        <w:rPr>
          <w:rFonts w:ascii="Times New Roman" w:hAnsi="Times New Roman"/>
        </w:rPr>
        <w:t xml:space="preserve">AlphaGo started everything from scratch without any professional data from human players. </w:t>
      </w:r>
      <w:r w:rsidR="00D55B95">
        <w:rPr>
          <w:rFonts w:ascii="Times New Roman" w:hAnsi="Times New Roman"/>
        </w:rPr>
        <w:t>It began with learning basic rules of Go game,</w:t>
      </w:r>
      <w:r w:rsidR="00A83B5C">
        <w:rPr>
          <w:rFonts w:ascii="Times New Roman" w:hAnsi="Times New Roman"/>
        </w:rPr>
        <w:t xml:space="preserve"> tried to get maximum scores and beat itself. </w:t>
      </w:r>
      <w:r w:rsidR="00CD1F13">
        <w:rPr>
          <w:rFonts w:ascii="Times New Roman" w:hAnsi="Times New Roman"/>
        </w:rPr>
        <w:t xml:space="preserve">Therefore, it tried advanced techniques of Go game that made it win the game easily. </w:t>
      </w:r>
      <w:r w:rsidR="00CB7DC7">
        <w:rPr>
          <w:rFonts w:ascii="Times New Roman" w:hAnsi="Times New Roman"/>
        </w:rPr>
        <w:t>The robot</w:t>
      </w:r>
      <w:r w:rsidR="002D581A">
        <w:rPr>
          <w:rFonts w:ascii="Times New Roman" w:hAnsi="Times New Roman"/>
        </w:rPr>
        <w:t xml:space="preserve"> tried</w:t>
      </w:r>
      <w:r w:rsidR="00CB7DC7">
        <w:rPr>
          <w:rFonts w:ascii="Times New Roman" w:hAnsi="Times New Roman"/>
        </w:rPr>
        <w:t xml:space="preserve"> beat itself </w:t>
      </w:r>
      <w:r w:rsidR="002D581A">
        <w:rPr>
          <w:rFonts w:ascii="Times New Roman" w:hAnsi="Times New Roman"/>
        </w:rPr>
        <w:t xml:space="preserve">repeatedly, </w:t>
      </w:r>
      <w:r w:rsidR="00662231">
        <w:rPr>
          <w:rFonts w:ascii="Times New Roman" w:hAnsi="Times New Roman"/>
        </w:rPr>
        <w:t>thus</w:t>
      </w:r>
      <w:r w:rsidR="002D581A">
        <w:rPr>
          <w:rFonts w:ascii="Times New Roman" w:hAnsi="Times New Roman"/>
        </w:rPr>
        <w:t xml:space="preserve"> it did not require any data from human. Then,</w:t>
      </w:r>
      <w:r w:rsidR="00CB7DC7">
        <w:rPr>
          <w:rFonts w:ascii="Times New Roman" w:hAnsi="Times New Roman"/>
        </w:rPr>
        <w:t xml:space="preserve"> </w:t>
      </w:r>
      <w:r w:rsidR="002D581A">
        <w:rPr>
          <w:rFonts w:ascii="Times New Roman" w:hAnsi="Times New Roman"/>
        </w:rPr>
        <w:t>s</w:t>
      </w:r>
      <w:r w:rsidR="00CD1F13">
        <w:rPr>
          <w:rFonts w:ascii="Times New Roman" w:hAnsi="Times New Roman"/>
        </w:rPr>
        <w:t xml:space="preserve">urprisingly, it </w:t>
      </w:r>
      <w:r w:rsidR="003829D0">
        <w:rPr>
          <w:rFonts w:ascii="Times New Roman" w:hAnsi="Times New Roman"/>
        </w:rPr>
        <w:t xml:space="preserve">defeated its </w:t>
      </w:r>
      <w:r w:rsidR="003829D0">
        <w:rPr>
          <w:rFonts w:ascii="Times New Roman" w:hAnsi="Times New Roman"/>
        </w:rPr>
        <w:lastRenderedPageBreak/>
        <w:t xml:space="preserve">ancestors, who </w:t>
      </w:r>
      <w:r w:rsidR="002D581A">
        <w:rPr>
          <w:rFonts w:ascii="Times New Roman" w:hAnsi="Times New Roman"/>
        </w:rPr>
        <w:t xml:space="preserve">required data from </w:t>
      </w:r>
      <w:r w:rsidR="0013472E">
        <w:rPr>
          <w:rFonts w:ascii="Times New Roman" w:hAnsi="Times New Roman"/>
        </w:rPr>
        <w:t>professional human players</w:t>
      </w:r>
      <w:r w:rsidR="002D581A">
        <w:rPr>
          <w:rFonts w:ascii="Times New Roman" w:hAnsi="Times New Roman"/>
        </w:rPr>
        <w:t xml:space="preserve"> and </w:t>
      </w:r>
      <w:r w:rsidR="003829D0">
        <w:rPr>
          <w:rFonts w:ascii="Times New Roman" w:hAnsi="Times New Roman"/>
        </w:rPr>
        <w:t xml:space="preserve">beat human champions, </w:t>
      </w:r>
      <w:r w:rsidR="00CB7DC7">
        <w:rPr>
          <w:rFonts w:ascii="Times New Roman" w:hAnsi="Times New Roman"/>
        </w:rPr>
        <w:t>using</w:t>
      </w:r>
      <w:r w:rsidR="003829D0">
        <w:rPr>
          <w:rFonts w:ascii="Times New Roman" w:hAnsi="Times New Roman"/>
        </w:rPr>
        <w:t xml:space="preserve"> very short learning time.</w:t>
      </w:r>
      <w:r w:rsidR="0013472E">
        <w:rPr>
          <w:rFonts w:ascii="Times New Roman" w:hAnsi="Times New Roman"/>
        </w:rPr>
        <w:t xml:space="preserve"> It truly proved that </w:t>
      </w:r>
      <w:r w:rsidR="00B11E3D">
        <w:rPr>
          <w:rFonts w:ascii="Times New Roman" w:hAnsi="Times New Roman"/>
        </w:rPr>
        <w:t xml:space="preserve">AI program could still be trained with </w:t>
      </w:r>
      <w:r w:rsidR="009B6333">
        <w:rPr>
          <w:rFonts w:ascii="Times New Roman" w:hAnsi="Times New Roman"/>
        </w:rPr>
        <w:t>scarce</w:t>
      </w:r>
      <w:r w:rsidR="00B11E3D">
        <w:rPr>
          <w:rFonts w:ascii="Times New Roman" w:hAnsi="Times New Roman"/>
        </w:rPr>
        <w:t xml:space="preserve"> </w:t>
      </w:r>
      <w:r w:rsidR="009B6333">
        <w:rPr>
          <w:rFonts w:ascii="Times New Roman" w:hAnsi="Times New Roman"/>
        </w:rPr>
        <w:t>data resources.</w:t>
      </w:r>
    </w:p>
    <w:p w14:paraId="2953DCF5" w14:textId="77777777" w:rsidR="008D189A" w:rsidRPr="008D189A" w:rsidRDefault="008D189A" w:rsidP="008D189A"/>
    <w:p w14:paraId="4CC1B39F" w14:textId="2F2AB999" w:rsidR="00C54797" w:rsidRPr="000633D1" w:rsidRDefault="00662231" w:rsidP="000633D1">
      <w:pPr>
        <w:pStyle w:val="Heading1"/>
        <w:numPr>
          <w:ilvl w:val="0"/>
          <w:numId w:val="7"/>
        </w:numPr>
      </w:pPr>
      <w:bookmarkStart w:id="8" w:name="_Toc8174266"/>
      <w:r>
        <w:t xml:space="preserve">Auto-drive Cars in </w:t>
      </w:r>
      <w:r w:rsidR="00F923C1" w:rsidRPr="000633D1">
        <w:t>Random City</w:t>
      </w:r>
      <w:bookmarkEnd w:id="8"/>
    </w:p>
    <w:p w14:paraId="09C5A028" w14:textId="77777777" w:rsidR="00C77BC9" w:rsidRDefault="00AC4BED" w:rsidP="00C54797">
      <w:pPr>
        <w:spacing w:line="480" w:lineRule="auto"/>
        <w:rPr>
          <w:rFonts w:ascii="Times New Roman" w:hAnsi="Times New Roman"/>
        </w:rPr>
      </w:pPr>
      <w:r>
        <w:rPr>
          <w:rFonts w:ascii="Times New Roman" w:hAnsi="Times New Roman"/>
        </w:rPr>
        <w:tab/>
      </w:r>
    </w:p>
    <w:p w14:paraId="064FE49F" w14:textId="0688F14E" w:rsidR="00CB507A" w:rsidRDefault="00CE7FCB" w:rsidP="008D189A">
      <w:pPr>
        <w:spacing w:line="480" w:lineRule="auto"/>
        <w:ind w:firstLine="720"/>
        <w:rPr>
          <w:rFonts w:ascii="Times New Roman" w:hAnsi="Times New Roman"/>
        </w:rPr>
      </w:pPr>
      <w:commentRangeStart w:id="9"/>
      <w:r>
        <w:rPr>
          <w:rFonts w:ascii="Times New Roman" w:hAnsi="Times New Roman"/>
        </w:rPr>
        <w:t>The</w:t>
      </w:r>
      <w:commentRangeEnd w:id="9"/>
      <w:r w:rsidR="00A70601">
        <w:rPr>
          <w:rStyle w:val="CommentReference"/>
        </w:rPr>
        <w:commentReference w:id="9"/>
      </w:r>
      <w:r>
        <w:rPr>
          <w:rFonts w:ascii="Times New Roman" w:hAnsi="Times New Roman"/>
        </w:rPr>
        <w:t xml:space="preserve"> first project is </w:t>
      </w:r>
      <w:r w:rsidR="00024C23">
        <w:rPr>
          <w:rFonts w:ascii="Times New Roman" w:hAnsi="Times New Roman"/>
        </w:rPr>
        <w:t xml:space="preserve">about cars in a randomized city. </w:t>
      </w:r>
      <w:r w:rsidR="0000040A">
        <w:rPr>
          <w:rFonts w:ascii="Times New Roman" w:hAnsi="Times New Roman"/>
        </w:rPr>
        <w:t xml:space="preserve">The project is based on </w:t>
      </w:r>
      <w:r w:rsidR="00A90BAF">
        <w:rPr>
          <w:rFonts w:ascii="Times New Roman" w:hAnsi="Times New Roman"/>
        </w:rPr>
        <w:t>implementation of traditional data structure of two queues</w:t>
      </w:r>
      <w:r w:rsidR="0000040A">
        <w:rPr>
          <w:rFonts w:ascii="Times New Roman" w:hAnsi="Times New Roman"/>
        </w:rPr>
        <w:t xml:space="preserve"> to achieve a simple and effective AI</w:t>
      </w:r>
      <w:r w:rsidR="00A90BAF">
        <w:rPr>
          <w:rFonts w:ascii="Times New Roman" w:hAnsi="Times New Roman"/>
        </w:rPr>
        <w:t xml:space="preserve">. </w:t>
      </w:r>
      <w:r w:rsidR="00662231">
        <w:rPr>
          <w:rFonts w:ascii="Times New Roman" w:hAnsi="Times New Roman"/>
        </w:rPr>
        <w:t xml:space="preserve">The city is totally randomly generated, which means </w:t>
      </w:r>
      <w:r w:rsidR="00A067B7">
        <w:rPr>
          <w:rFonts w:ascii="Times New Roman" w:hAnsi="Times New Roman"/>
        </w:rPr>
        <w:t xml:space="preserve">that </w:t>
      </w:r>
      <w:r w:rsidR="00662231">
        <w:rPr>
          <w:rFonts w:ascii="Times New Roman" w:hAnsi="Times New Roman"/>
        </w:rPr>
        <w:t xml:space="preserve">the </w:t>
      </w:r>
      <w:r w:rsidR="00A067B7">
        <w:rPr>
          <w:rFonts w:ascii="Times New Roman" w:hAnsi="Times New Roman"/>
        </w:rPr>
        <w:t xml:space="preserve">city </w:t>
      </w:r>
      <w:r w:rsidR="00662231">
        <w:rPr>
          <w:rFonts w:ascii="Times New Roman" w:hAnsi="Times New Roman"/>
        </w:rPr>
        <w:t xml:space="preserve">is different </w:t>
      </w:r>
      <w:r w:rsidR="00A067B7">
        <w:rPr>
          <w:rFonts w:ascii="Times New Roman" w:hAnsi="Times New Roman"/>
        </w:rPr>
        <w:t xml:space="preserve">from </w:t>
      </w:r>
      <w:r w:rsidR="00662231">
        <w:rPr>
          <w:rFonts w:ascii="Times New Roman" w:hAnsi="Times New Roman"/>
        </w:rPr>
        <w:t>each time after it is initialized. It is a 3D game</w:t>
      </w:r>
      <w:r w:rsidR="00CB507A">
        <w:rPr>
          <w:rFonts w:ascii="Times New Roman" w:hAnsi="Times New Roman"/>
        </w:rPr>
        <w:t xml:space="preserve">, and players can use </w:t>
      </w:r>
      <w:r w:rsidR="00A067B7">
        <w:rPr>
          <w:rFonts w:ascii="Times New Roman" w:hAnsi="Times New Roman"/>
        </w:rPr>
        <w:t xml:space="preserve">a </w:t>
      </w:r>
      <w:r w:rsidR="00CB507A">
        <w:rPr>
          <w:rFonts w:ascii="Times New Roman" w:hAnsi="Times New Roman"/>
        </w:rPr>
        <w:t xml:space="preserve">keyboard to move the camera freely </w:t>
      </w:r>
      <w:r w:rsidR="00A067B7">
        <w:rPr>
          <w:rFonts w:ascii="Times New Roman" w:hAnsi="Times New Roman"/>
        </w:rPr>
        <w:t xml:space="preserve">in order </w:t>
      </w:r>
      <w:r w:rsidR="00CB507A">
        <w:rPr>
          <w:rFonts w:ascii="Times New Roman" w:hAnsi="Times New Roman"/>
        </w:rPr>
        <w:t xml:space="preserve">to see all the details of the city. All 3D models in this project come from Unity Asset Store, and the links </w:t>
      </w:r>
      <w:r w:rsidR="00A067B7">
        <w:rPr>
          <w:rFonts w:ascii="Times New Roman" w:hAnsi="Times New Roman"/>
        </w:rPr>
        <w:t>are</w:t>
      </w:r>
      <w:r w:rsidR="00CB507A">
        <w:rPr>
          <w:rFonts w:ascii="Times New Roman" w:hAnsi="Times New Roman"/>
        </w:rPr>
        <w:t xml:space="preserve"> provided in the reference page. Here is a picture showing a part of the city:</w:t>
      </w:r>
    </w:p>
    <w:p w14:paraId="173354E3" w14:textId="77777777" w:rsidR="00CB507A" w:rsidRDefault="00CB507A" w:rsidP="00CB507A">
      <w:pPr>
        <w:keepNext/>
        <w:spacing w:line="480" w:lineRule="auto"/>
        <w:ind w:firstLine="720"/>
      </w:pPr>
      <w:r w:rsidRPr="00CB507A">
        <w:rPr>
          <w:rFonts w:ascii="Times New Roman" w:hAnsi="Times New Roman"/>
          <w:noProof/>
          <w:lang w:eastAsia="zh-CN"/>
        </w:rPr>
        <w:drawing>
          <wp:inline distT="0" distB="0" distL="0" distR="0" wp14:anchorId="6F2C3F32" wp14:editId="7C8BDAF1">
            <wp:extent cx="5943600" cy="3343275"/>
            <wp:effectExtent l="0" t="0" r="0" b="9525"/>
            <wp:docPr id="5" name="Content Placeholder 4">
              <a:extLst xmlns:a="http://schemas.openxmlformats.org/drawingml/2006/main">
                <a:ext uri="{FF2B5EF4-FFF2-40B4-BE49-F238E27FC236}">
                  <a16:creationId xmlns:a16="http://schemas.microsoft.com/office/drawing/2014/main" id="{9545852F-3A96-423B-BD23-726B0C298C1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545852F-3A96-423B-BD23-726B0C298C1E}"/>
                        </a:ext>
                      </a:extLst>
                    </pic:cNvPr>
                    <pic:cNvPicPr>
                      <a:picLocks noGrp="1" noChangeAspect="1"/>
                    </pic:cNvPicPr>
                  </pic:nvPicPr>
                  <pic:blipFill>
                    <a:blip r:embed="rId11"/>
                    <a:stretch>
                      <a:fillRect/>
                    </a:stretch>
                  </pic:blipFill>
                  <pic:spPr>
                    <a:xfrm>
                      <a:off x="0" y="0"/>
                      <a:ext cx="5943600" cy="3343275"/>
                    </a:xfrm>
                    <a:prstGeom prst="rect">
                      <a:avLst/>
                    </a:prstGeom>
                  </pic:spPr>
                </pic:pic>
              </a:graphicData>
            </a:graphic>
          </wp:inline>
        </w:drawing>
      </w:r>
    </w:p>
    <w:p w14:paraId="7A297BA9" w14:textId="239B9EFB" w:rsidR="00CB507A" w:rsidRDefault="00CB507A" w:rsidP="00A90BAF">
      <w:pPr>
        <w:pStyle w:val="Caption"/>
        <w:jc w:val="center"/>
        <w:rPr>
          <w:rFonts w:ascii="Times New Roman" w:hAnsi="Times New Roman"/>
        </w:rPr>
      </w:pPr>
      <w:commentRangeStart w:id="10"/>
      <w:r>
        <w:t xml:space="preserve">Figure </w:t>
      </w:r>
      <w:r w:rsidR="00A90BAF">
        <w:fldChar w:fldCharType="begin"/>
      </w:r>
      <w:r w:rsidR="00A90BAF">
        <w:instrText xml:space="preserve"> SEQ Figure \* ARABIC </w:instrText>
      </w:r>
      <w:r w:rsidR="00A90BAF">
        <w:fldChar w:fldCharType="separate"/>
      </w:r>
      <w:r w:rsidR="00A4311C">
        <w:rPr>
          <w:noProof/>
        </w:rPr>
        <w:t>1</w:t>
      </w:r>
      <w:r w:rsidR="00A90BAF">
        <w:rPr>
          <w:noProof/>
        </w:rPr>
        <w:fldChar w:fldCharType="end"/>
      </w:r>
      <w:r>
        <w:t xml:space="preserve"> --- A busy X-road in the city.</w:t>
      </w:r>
      <w:commentRangeEnd w:id="10"/>
      <w:r w:rsidR="00A067B7">
        <w:rPr>
          <w:rStyle w:val="CommentReference"/>
          <w:i w:val="0"/>
          <w:iCs w:val="0"/>
          <w:color w:val="auto"/>
        </w:rPr>
        <w:commentReference w:id="10"/>
      </w:r>
    </w:p>
    <w:p w14:paraId="0637F30A" w14:textId="73FDE821" w:rsidR="006458A1" w:rsidRDefault="00FB5C03" w:rsidP="008D189A">
      <w:pPr>
        <w:spacing w:line="480" w:lineRule="auto"/>
        <w:ind w:firstLine="720"/>
        <w:rPr>
          <w:rFonts w:ascii="Times New Roman" w:hAnsi="Times New Roman"/>
        </w:rPr>
      </w:pPr>
      <w:r>
        <w:rPr>
          <w:rFonts w:ascii="Times New Roman" w:hAnsi="Times New Roman"/>
        </w:rPr>
        <w:lastRenderedPageBreak/>
        <w:t xml:space="preserve"> </w:t>
      </w:r>
      <w:r w:rsidR="00CB507A">
        <w:rPr>
          <w:rFonts w:ascii="Times New Roman" w:hAnsi="Times New Roman"/>
        </w:rPr>
        <w:t xml:space="preserve">As the </w:t>
      </w:r>
      <w:r w:rsidR="00A067B7">
        <w:rPr>
          <w:rFonts w:ascii="Times New Roman" w:hAnsi="Times New Roman"/>
        </w:rPr>
        <w:t xml:space="preserve">figure </w:t>
      </w:r>
      <w:r w:rsidR="00CB507A">
        <w:rPr>
          <w:rFonts w:ascii="Times New Roman" w:hAnsi="Times New Roman"/>
        </w:rPr>
        <w:t xml:space="preserve">shows, there are cars in this city, and they are the main component that this article will discuss. </w:t>
      </w:r>
      <w:r>
        <w:rPr>
          <w:rFonts w:ascii="Times New Roman" w:hAnsi="Times New Roman"/>
        </w:rPr>
        <w:t xml:space="preserve">Cars are automatically driven </w:t>
      </w:r>
      <w:r w:rsidR="00C258FE">
        <w:rPr>
          <w:rFonts w:ascii="Times New Roman" w:hAnsi="Times New Roman"/>
        </w:rPr>
        <w:t xml:space="preserve">by themselves following hard-coded policy-based rules. Every decision and </w:t>
      </w:r>
      <w:r w:rsidR="007818E4">
        <w:rPr>
          <w:rFonts w:ascii="Times New Roman" w:hAnsi="Times New Roman"/>
        </w:rPr>
        <w:t>behavior</w:t>
      </w:r>
      <w:r w:rsidR="00CB507A">
        <w:rPr>
          <w:rFonts w:ascii="Times New Roman" w:hAnsi="Times New Roman"/>
        </w:rPr>
        <w:t>, which guide all cars to safely run on the road,</w:t>
      </w:r>
      <w:r w:rsidR="007818E4">
        <w:rPr>
          <w:rFonts w:ascii="Times New Roman" w:hAnsi="Times New Roman"/>
        </w:rPr>
        <w:t xml:space="preserve"> are totally predefined in code. </w:t>
      </w:r>
      <w:r w:rsidR="006E451A">
        <w:rPr>
          <w:rFonts w:ascii="Times New Roman" w:hAnsi="Times New Roman"/>
        </w:rPr>
        <w:t xml:space="preserve">Therefore, this project doesn’t </w:t>
      </w:r>
      <w:r w:rsidR="00A067B7">
        <w:rPr>
          <w:rFonts w:ascii="Times New Roman" w:hAnsi="Times New Roman"/>
        </w:rPr>
        <w:t xml:space="preserve">does not </w:t>
      </w:r>
      <w:r w:rsidR="006E451A">
        <w:rPr>
          <w:rFonts w:ascii="Times New Roman" w:hAnsi="Times New Roman"/>
        </w:rPr>
        <w:t xml:space="preserve">require any </w:t>
      </w:r>
      <w:r w:rsidR="00CB507A">
        <w:rPr>
          <w:rFonts w:ascii="Times New Roman" w:hAnsi="Times New Roman"/>
        </w:rPr>
        <w:t>data collection from people</w:t>
      </w:r>
      <w:r w:rsidR="006E451A">
        <w:rPr>
          <w:rFonts w:ascii="Times New Roman" w:hAnsi="Times New Roman"/>
        </w:rPr>
        <w:t>.</w:t>
      </w:r>
      <w:r w:rsidR="00A40C5D">
        <w:rPr>
          <w:rFonts w:ascii="Times New Roman" w:hAnsi="Times New Roman"/>
        </w:rPr>
        <w:t xml:space="preserve"> </w:t>
      </w:r>
      <w:r w:rsidR="00A067B7">
        <w:rPr>
          <w:rFonts w:ascii="Times New Roman" w:hAnsi="Times New Roman"/>
        </w:rPr>
        <w:t>Note that</w:t>
      </w:r>
      <w:r w:rsidR="00A40C5D">
        <w:rPr>
          <w:rFonts w:ascii="Times New Roman" w:hAnsi="Times New Roman"/>
        </w:rPr>
        <w:t xml:space="preserve"> </w:t>
      </w:r>
      <w:r w:rsidR="004054E1">
        <w:rPr>
          <w:rFonts w:ascii="Times New Roman" w:hAnsi="Times New Roman"/>
        </w:rPr>
        <w:t>a</w:t>
      </w:r>
      <w:r w:rsidR="00A40C5D">
        <w:rPr>
          <w:rFonts w:ascii="Times New Roman" w:hAnsi="Times New Roman"/>
        </w:rPr>
        <w:t xml:space="preserve">ny </w:t>
      </w:r>
      <w:r w:rsidR="00A067B7">
        <w:rPr>
          <w:rFonts w:ascii="Times New Roman" w:hAnsi="Times New Roman"/>
        </w:rPr>
        <w:t xml:space="preserve">pseudo </w:t>
      </w:r>
      <w:r w:rsidR="00A40C5D">
        <w:rPr>
          <w:rFonts w:ascii="Times New Roman" w:hAnsi="Times New Roman"/>
        </w:rPr>
        <w:t>code provided is just for demonstration.</w:t>
      </w:r>
    </w:p>
    <w:p w14:paraId="352665EA" w14:textId="77777777" w:rsidR="00CB507A" w:rsidRDefault="00CB507A" w:rsidP="008D189A">
      <w:pPr>
        <w:spacing w:line="480" w:lineRule="auto"/>
        <w:ind w:firstLine="720"/>
        <w:rPr>
          <w:rFonts w:ascii="Times New Roman" w:hAnsi="Times New Roman"/>
        </w:rPr>
      </w:pPr>
    </w:p>
    <w:p w14:paraId="78A7188E" w14:textId="129F2E14" w:rsidR="00C77BC9" w:rsidRDefault="006150F1" w:rsidP="000633D1">
      <w:pPr>
        <w:pStyle w:val="Heading2"/>
      </w:pPr>
      <w:bookmarkStart w:id="11" w:name="_Toc8174267"/>
      <w:r>
        <w:t>2</w:t>
      </w:r>
      <w:r w:rsidR="006458A1">
        <w:t>.1</w:t>
      </w:r>
      <w:r>
        <w:t xml:space="preserve"> </w:t>
      </w:r>
      <w:r w:rsidR="00E81537">
        <w:t>Policy-based AI</w:t>
      </w:r>
      <w:bookmarkEnd w:id="11"/>
    </w:p>
    <w:p w14:paraId="340C014C" w14:textId="77777777" w:rsidR="006458A1" w:rsidRDefault="001C2381" w:rsidP="00C54797">
      <w:pPr>
        <w:spacing w:line="480" w:lineRule="auto"/>
        <w:rPr>
          <w:rFonts w:ascii="Times New Roman" w:hAnsi="Times New Roman"/>
        </w:rPr>
      </w:pPr>
      <w:r>
        <w:rPr>
          <w:rFonts w:ascii="Times New Roman" w:hAnsi="Times New Roman"/>
        </w:rPr>
        <w:tab/>
      </w:r>
    </w:p>
    <w:p w14:paraId="75372823" w14:textId="2885536B" w:rsidR="00B20ACE" w:rsidRDefault="002124AB" w:rsidP="00B20ACE">
      <w:pPr>
        <w:spacing w:line="480" w:lineRule="auto"/>
        <w:ind w:firstLine="720"/>
        <w:rPr>
          <w:rFonts w:ascii="Times New Roman" w:hAnsi="Times New Roman"/>
        </w:rPr>
      </w:pPr>
      <w:r>
        <w:rPr>
          <w:rFonts w:ascii="Times New Roman" w:hAnsi="Times New Roman"/>
        </w:rPr>
        <w:t>The city is randomly generated based on random genera</w:t>
      </w:r>
      <w:r w:rsidR="009E7F63">
        <w:rPr>
          <w:rFonts w:ascii="Times New Roman" w:hAnsi="Times New Roman"/>
        </w:rPr>
        <w:t>tion algorithm. The algorithm can generate pseudo-random number</w:t>
      </w:r>
      <w:r w:rsidR="007012A2">
        <w:rPr>
          <w:rFonts w:ascii="Times New Roman" w:hAnsi="Times New Roman"/>
        </w:rPr>
        <w:t>s</w:t>
      </w:r>
      <w:r w:rsidR="00541DF2">
        <w:rPr>
          <w:rFonts w:ascii="Times New Roman" w:hAnsi="Times New Roman"/>
        </w:rPr>
        <w:t>, which means it is not</w:t>
      </w:r>
      <w:r w:rsidR="005A3E70">
        <w:rPr>
          <w:rFonts w:ascii="Times New Roman" w:hAnsi="Times New Roman"/>
        </w:rPr>
        <w:t xml:space="preserve"> truly</w:t>
      </w:r>
      <w:r w:rsidR="00541DF2">
        <w:rPr>
          <w:rFonts w:ascii="Times New Roman" w:hAnsi="Times New Roman"/>
        </w:rPr>
        <w:t xml:space="preserve"> random; it is random enough for this project. Buildings</w:t>
      </w:r>
      <w:r w:rsidR="002E5922">
        <w:rPr>
          <w:rFonts w:ascii="Times New Roman" w:hAnsi="Times New Roman"/>
        </w:rPr>
        <w:t xml:space="preserve">, trees and other </w:t>
      </w:r>
      <w:r w:rsidR="00152D34">
        <w:rPr>
          <w:rFonts w:ascii="Times New Roman" w:hAnsi="Times New Roman"/>
        </w:rPr>
        <w:t>miscellan</w:t>
      </w:r>
      <w:r w:rsidR="000C20B8">
        <w:rPr>
          <w:rFonts w:ascii="Times New Roman" w:hAnsi="Times New Roman"/>
        </w:rPr>
        <w:t>eous game objects</w:t>
      </w:r>
      <w:r w:rsidR="00541DF2">
        <w:rPr>
          <w:rFonts w:ascii="Times New Roman" w:hAnsi="Times New Roman"/>
        </w:rPr>
        <w:t xml:space="preserve"> are also randomly generated</w:t>
      </w:r>
      <w:r w:rsidR="000C20B8">
        <w:rPr>
          <w:rFonts w:ascii="Times New Roman" w:hAnsi="Times New Roman"/>
        </w:rPr>
        <w:t xml:space="preserve"> in the game </w:t>
      </w:r>
      <w:r w:rsidR="00B0616A">
        <w:rPr>
          <w:rFonts w:ascii="Times New Roman" w:hAnsi="Times New Roman"/>
        </w:rPr>
        <w:t>map;</w:t>
      </w:r>
      <w:r w:rsidR="005A3E70">
        <w:rPr>
          <w:rFonts w:ascii="Times New Roman" w:hAnsi="Times New Roman"/>
        </w:rPr>
        <w:t xml:space="preserve"> however, </w:t>
      </w:r>
      <w:r w:rsidR="000C20B8">
        <w:rPr>
          <w:rFonts w:ascii="Times New Roman" w:hAnsi="Times New Roman"/>
        </w:rPr>
        <w:t>they</w:t>
      </w:r>
      <w:r w:rsidR="005A3E70">
        <w:rPr>
          <w:rFonts w:ascii="Times New Roman" w:hAnsi="Times New Roman"/>
        </w:rPr>
        <w:t xml:space="preserve"> are </w:t>
      </w:r>
      <w:r w:rsidR="00E00047">
        <w:rPr>
          <w:rFonts w:ascii="Times New Roman" w:hAnsi="Times New Roman"/>
        </w:rPr>
        <w:t xml:space="preserve">the </w:t>
      </w:r>
      <w:r w:rsidR="005A3E70">
        <w:rPr>
          <w:rFonts w:ascii="Times New Roman" w:hAnsi="Times New Roman"/>
        </w:rPr>
        <w:t>decoration of the game</w:t>
      </w:r>
      <w:r w:rsidR="00E00047">
        <w:rPr>
          <w:rFonts w:ascii="Times New Roman" w:hAnsi="Times New Roman"/>
        </w:rPr>
        <w:t xml:space="preserve"> and do not</w:t>
      </w:r>
      <w:r w:rsidR="005A3E70">
        <w:rPr>
          <w:rFonts w:ascii="Times New Roman" w:hAnsi="Times New Roman"/>
        </w:rPr>
        <w:t xml:space="preserve"> play any important role</w:t>
      </w:r>
      <w:r w:rsidR="00CD6E8E">
        <w:rPr>
          <w:rFonts w:ascii="Times New Roman" w:hAnsi="Times New Roman"/>
        </w:rPr>
        <w:t xml:space="preserve"> in AI algorithms.</w:t>
      </w:r>
      <w:r>
        <w:rPr>
          <w:rFonts w:ascii="Times New Roman" w:hAnsi="Times New Roman"/>
        </w:rPr>
        <w:t xml:space="preserve"> </w:t>
      </w:r>
      <w:r w:rsidR="00311EB2">
        <w:rPr>
          <w:rFonts w:ascii="Times New Roman" w:hAnsi="Times New Roman"/>
        </w:rPr>
        <w:t xml:space="preserve">For example, in Figure 2, </w:t>
      </w:r>
      <w:r w:rsidR="00A90BAF">
        <w:rPr>
          <w:rFonts w:ascii="Times New Roman" w:hAnsi="Times New Roman"/>
        </w:rPr>
        <w:t xml:space="preserve">there are some buildings, trees and </w:t>
      </w:r>
      <w:r w:rsidR="00A90BAF" w:rsidRPr="00A90BAF">
        <w:rPr>
          <w:rFonts w:ascii="Times New Roman" w:hAnsi="Times New Roman"/>
        </w:rPr>
        <w:t>Wind Turbines</w:t>
      </w:r>
      <w:r w:rsidR="00A90BAF">
        <w:rPr>
          <w:rFonts w:ascii="Times New Roman" w:hAnsi="Times New Roman"/>
        </w:rPr>
        <w:t xml:space="preserve"> on the green ground, but none are standing on the roads. Therefore, they are not able to be touched by any car on the street. There are also some air balloons flying on the sky, and they will land on somewhere in this city. While they are flying, they can do nothing with cars. They do not land on the street either</w:t>
      </w:r>
      <w:r w:rsidR="007C0CA3">
        <w:rPr>
          <w:rFonts w:ascii="Times New Roman" w:hAnsi="Times New Roman"/>
        </w:rPr>
        <w:t>. Therefore, no cars have the change to touch them.</w:t>
      </w:r>
    </w:p>
    <w:p w14:paraId="0EA03606" w14:textId="77777777" w:rsidR="00B20ACE" w:rsidRDefault="00B20ACE" w:rsidP="007C0CA3">
      <w:pPr>
        <w:keepNext/>
        <w:spacing w:line="480" w:lineRule="auto"/>
        <w:ind w:firstLine="720"/>
        <w:jc w:val="center"/>
      </w:pPr>
      <w:r>
        <w:rPr>
          <w:rFonts w:ascii="Times New Roman" w:hAnsi="Times New Roman"/>
          <w:noProof/>
          <w:lang w:eastAsia="zh-CN"/>
        </w:rPr>
        <w:drawing>
          <wp:inline distT="0" distB="0" distL="0" distR="0" wp14:anchorId="418512D6" wp14:editId="491D3DEB">
            <wp:extent cx="3686094" cy="2072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9465" cy="2097027"/>
                    </a:xfrm>
                    <a:prstGeom prst="rect">
                      <a:avLst/>
                    </a:prstGeom>
                    <a:noFill/>
                    <a:ln>
                      <a:noFill/>
                    </a:ln>
                  </pic:spPr>
                </pic:pic>
              </a:graphicData>
            </a:graphic>
          </wp:inline>
        </w:drawing>
      </w:r>
    </w:p>
    <w:p w14:paraId="33454E6F" w14:textId="3DA807FB" w:rsidR="00B20ACE" w:rsidRDefault="00B20ACE" w:rsidP="007C0CA3">
      <w:pPr>
        <w:pStyle w:val="Caption"/>
        <w:jc w:val="center"/>
      </w:pPr>
      <w:r>
        <w:t xml:space="preserve">Figure </w:t>
      </w:r>
      <w:r w:rsidR="00A90BAF">
        <w:fldChar w:fldCharType="begin"/>
      </w:r>
      <w:r w:rsidR="00A90BAF">
        <w:instrText xml:space="preserve"> SEQ Figure \* ARABIC </w:instrText>
      </w:r>
      <w:r w:rsidR="00A90BAF">
        <w:fldChar w:fldCharType="separate"/>
      </w:r>
      <w:r w:rsidR="00A4311C">
        <w:rPr>
          <w:noProof/>
        </w:rPr>
        <w:t>2</w:t>
      </w:r>
      <w:r w:rsidR="00A90BAF">
        <w:rPr>
          <w:noProof/>
        </w:rPr>
        <w:fldChar w:fldCharType="end"/>
      </w:r>
      <w:r>
        <w:t xml:space="preserve"> --- Decoration</w:t>
      </w:r>
    </w:p>
    <w:p w14:paraId="1BED0682" w14:textId="04386CAC" w:rsidR="007C0CA3" w:rsidDel="00D60A7A" w:rsidRDefault="000C20B8" w:rsidP="007C0CA3">
      <w:pPr>
        <w:spacing w:line="480" w:lineRule="auto"/>
        <w:rPr>
          <w:del w:id="12" w:author="Yu, Ning  (nyu)" w:date="2019-05-07T13:46:00Z"/>
          <w:rFonts w:ascii="Times New Roman" w:hAnsi="Times New Roman"/>
        </w:rPr>
      </w:pPr>
      <w:r>
        <w:rPr>
          <w:rFonts w:ascii="Times New Roman" w:hAnsi="Times New Roman"/>
        </w:rPr>
        <w:lastRenderedPageBreak/>
        <w:t xml:space="preserve">Although roads are </w:t>
      </w:r>
      <w:r w:rsidR="000559CA">
        <w:rPr>
          <w:rFonts w:ascii="Times New Roman" w:hAnsi="Times New Roman"/>
        </w:rPr>
        <w:t>generated by machine, but all r</w:t>
      </w:r>
      <w:r w:rsidR="001C2381">
        <w:rPr>
          <w:rFonts w:ascii="Times New Roman" w:hAnsi="Times New Roman"/>
        </w:rPr>
        <w:t xml:space="preserve">oads </w:t>
      </w:r>
      <w:r w:rsidR="00152150">
        <w:rPr>
          <w:rFonts w:ascii="Times New Roman" w:hAnsi="Times New Roman"/>
        </w:rPr>
        <w:t xml:space="preserve">are regular, </w:t>
      </w:r>
      <w:r w:rsidR="00CB507A">
        <w:rPr>
          <w:rFonts w:ascii="Times New Roman" w:hAnsi="Times New Roman"/>
        </w:rPr>
        <w:t xml:space="preserve">which means </w:t>
      </w:r>
      <w:r w:rsidR="00152150">
        <w:rPr>
          <w:rFonts w:ascii="Times New Roman" w:hAnsi="Times New Roman"/>
        </w:rPr>
        <w:t>every turn is strictly 90 degre</w:t>
      </w:r>
      <w:r w:rsidR="000559CA">
        <w:rPr>
          <w:rFonts w:ascii="Times New Roman" w:hAnsi="Times New Roman"/>
        </w:rPr>
        <w:t xml:space="preserve">e. </w:t>
      </w:r>
      <w:r w:rsidR="004A0297">
        <w:rPr>
          <w:rFonts w:ascii="Times New Roman" w:hAnsi="Times New Roman"/>
        </w:rPr>
        <w:t>There are five shapes of roads</w:t>
      </w:r>
      <w:r w:rsidR="00F17731">
        <w:rPr>
          <w:rFonts w:ascii="Times New Roman" w:hAnsi="Times New Roman"/>
        </w:rPr>
        <w:t xml:space="preserve"> as shown in Figures 3 and 4</w:t>
      </w:r>
      <w:r w:rsidR="007C0CA3">
        <w:rPr>
          <w:rFonts w:ascii="Times New Roman" w:hAnsi="Times New Roman"/>
        </w:rPr>
        <w:t>. The algorithm is designed for</w:t>
      </w:r>
      <w:r w:rsidR="008B4D66">
        <w:rPr>
          <w:rFonts w:ascii="Times New Roman" w:hAnsi="Times New Roman"/>
        </w:rPr>
        <w:t xml:space="preserve"> the city, which is</w:t>
      </w:r>
      <w:r w:rsidR="007C0CA3">
        <w:rPr>
          <w:rFonts w:ascii="Times New Roman" w:hAnsi="Times New Roman"/>
        </w:rPr>
        <w:t xml:space="preserve"> right-hand traffic</w:t>
      </w:r>
      <w:r w:rsidR="008B4D66">
        <w:rPr>
          <w:rFonts w:ascii="Times New Roman" w:hAnsi="Times New Roman"/>
        </w:rPr>
        <w:t>. I</w:t>
      </w:r>
      <w:r w:rsidR="007C0CA3">
        <w:rPr>
          <w:rFonts w:ascii="Times New Roman" w:hAnsi="Times New Roman"/>
        </w:rPr>
        <w:t xml:space="preserve">t is not effective for left-hand traffic. </w:t>
      </w:r>
      <w:r w:rsidR="007C0CA3">
        <w:rPr>
          <w:rFonts w:ascii="Times New Roman" w:hAnsi="Times New Roman"/>
        </w:rPr>
        <w:t xml:space="preserve">Each road has some green </w:t>
      </w:r>
      <w:r w:rsidR="007C0CA3">
        <w:rPr>
          <w:rFonts w:ascii="Times New Roman" w:hAnsi="Times New Roman"/>
        </w:rPr>
        <w:t>cubes shown on each road</w:t>
      </w:r>
      <w:r w:rsidR="007C0CA3">
        <w:rPr>
          <w:rFonts w:ascii="Times New Roman" w:hAnsi="Times New Roman"/>
        </w:rPr>
        <w:t xml:space="preserve"> called sensors, which are invisible in play mode, thus players cannot see them in the game. However, the cars in the game can see those sensors. When a car collides a sensor, the sensor will tell what </w:t>
      </w:r>
      <w:r w:rsidR="0000040A">
        <w:rPr>
          <w:rFonts w:ascii="Times New Roman" w:hAnsi="Times New Roman"/>
        </w:rPr>
        <w:t>the next waypoint is. The waypoint is also a sensor. Then, after the car successfully touches the next waypoint, it will get next waypoint guiding the car move forward. The</w:t>
      </w:r>
      <w:r w:rsidR="007C0CA3">
        <w:rPr>
          <w:rFonts w:ascii="Times New Roman" w:hAnsi="Times New Roman"/>
        </w:rPr>
        <w:t xml:space="preserve"> first three roads as shown in Figure 3 are very simple, because they do not have traffic lights. Car can just go forward to next waypoint. Although the second one is the place where car makes U-turn, sensors just need to tell car the speed and angle information to accomplish the task.</w:t>
      </w:r>
    </w:p>
    <w:p w14:paraId="273DFC9E" w14:textId="29FAF746" w:rsidR="001C2381" w:rsidRDefault="001C2381" w:rsidP="006458A1">
      <w:pPr>
        <w:spacing w:line="480" w:lineRule="auto"/>
        <w:ind w:firstLine="720"/>
        <w:rPr>
          <w:rFonts w:ascii="Times New Roman" w:hAnsi="Times New Roman"/>
        </w:rPr>
      </w:pPr>
    </w:p>
    <w:p w14:paraId="2FBB018A" w14:textId="77777777" w:rsidR="00BC4ACD" w:rsidRDefault="007B222D" w:rsidP="007C0CA3">
      <w:pPr>
        <w:keepNext/>
        <w:spacing w:line="480" w:lineRule="auto"/>
        <w:jc w:val="center"/>
      </w:pPr>
      <w:commentRangeStart w:id="13"/>
      <w:r>
        <w:rPr>
          <w:noProof/>
          <w:lang w:eastAsia="zh-CN"/>
        </w:rPr>
        <w:drawing>
          <wp:inline distT="0" distB="0" distL="0" distR="0" wp14:anchorId="73B6EBC1" wp14:editId="2D25F361">
            <wp:extent cx="3406397" cy="1649186"/>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2691" cy="1768428"/>
                    </a:xfrm>
                    <a:prstGeom prst="rect">
                      <a:avLst/>
                    </a:prstGeom>
                  </pic:spPr>
                </pic:pic>
              </a:graphicData>
            </a:graphic>
          </wp:inline>
        </w:drawing>
      </w:r>
      <w:commentRangeEnd w:id="13"/>
    </w:p>
    <w:p w14:paraId="3436E8F2" w14:textId="5B3E0BD6" w:rsidR="00BC4ACD" w:rsidRDefault="00BC4ACD" w:rsidP="007C0CA3">
      <w:pPr>
        <w:pStyle w:val="Caption"/>
        <w:jc w:val="center"/>
      </w:pPr>
      <w:r>
        <w:t xml:space="preserve">Figure </w:t>
      </w:r>
      <w:r w:rsidR="00A90BAF">
        <w:fldChar w:fldCharType="begin"/>
      </w:r>
      <w:r w:rsidR="00A90BAF">
        <w:instrText xml:space="preserve"> SEQ Figure \* ARABIC </w:instrText>
      </w:r>
      <w:r w:rsidR="00A90BAF">
        <w:fldChar w:fldCharType="separate"/>
      </w:r>
      <w:r w:rsidR="00A4311C">
        <w:rPr>
          <w:noProof/>
        </w:rPr>
        <w:t>3</w:t>
      </w:r>
      <w:r w:rsidR="00A90BAF">
        <w:rPr>
          <w:noProof/>
        </w:rPr>
        <w:fldChar w:fldCharType="end"/>
      </w:r>
      <w:r>
        <w:t xml:space="preserve"> --- Roads without </w:t>
      </w:r>
      <w:r w:rsidR="00CB507A">
        <w:t>t</w:t>
      </w:r>
      <w:r>
        <w:t xml:space="preserve">raffic </w:t>
      </w:r>
      <w:r w:rsidR="00CB507A">
        <w:t>l</w:t>
      </w:r>
      <w:r>
        <w:t>ights</w:t>
      </w:r>
      <w:r w:rsidR="00CB507A">
        <w:t>.</w:t>
      </w:r>
    </w:p>
    <w:p w14:paraId="54D86CF9" w14:textId="50CEFC89" w:rsidR="00BC4ACD" w:rsidRDefault="00A70601" w:rsidP="00C54797">
      <w:pPr>
        <w:spacing w:line="480" w:lineRule="auto"/>
        <w:rPr>
          <w:rFonts w:ascii="Times New Roman" w:hAnsi="Times New Roman"/>
        </w:rPr>
      </w:pPr>
      <w:r>
        <w:rPr>
          <w:rStyle w:val="CommentReference"/>
        </w:rPr>
        <w:commentReference w:id="13"/>
      </w:r>
    </w:p>
    <w:p w14:paraId="6BBFBA8B" w14:textId="77777777" w:rsidR="00BC4ACD" w:rsidRDefault="00BC4ACD" w:rsidP="00C54797">
      <w:pPr>
        <w:spacing w:line="480" w:lineRule="auto"/>
        <w:rPr>
          <w:rFonts w:ascii="Times New Roman" w:hAnsi="Times New Roman"/>
        </w:rPr>
      </w:pPr>
    </w:p>
    <w:p w14:paraId="4570DF9A" w14:textId="77777777" w:rsidR="00BC4ACD" w:rsidRDefault="00BC4ACD" w:rsidP="007C0CA3">
      <w:pPr>
        <w:keepNext/>
        <w:spacing w:line="480" w:lineRule="auto"/>
        <w:jc w:val="center"/>
      </w:pPr>
      <w:r>
        <w:rPr>
          <w:noProof/>
          <w:lang w:eastAsia="zh-CN"/>
        </w:rPr>
        <w:lastRenderedPageBreak/>
        <w:drawing>
          <wp:inline distT="0" distB="0" distL="0" distR="0" wp14:anchorId="0A7DD489" wp14:editId="184F4B29">
            <wp:extent cx="2820539" cy="118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3219" cy="1219910"/>
                    </a:xfrm>
                    <a:prstGeom prst="rect">
                      <a:avLst/>
                    </a:prstGeom>
                  </pic:spPr>
                </pic:pic>
              </a:graphicData>
            </a:graphic>
          </wp:inline>
        </w:drawing>
      </w:r>
    </w:p>
    <w:p w14:paraId="252A75E5" w14:textId="2802AB92" w:rsidR="00D92939" w:rsidDel="00D60A7A" w:rsidRDefault="00BC4ACD" w:rsidP="007C0CA3">
      <w:pPr>
        <w:pStyle w:val="Caption"/>
        <w:jc w:val="center"/>
        <w:rPr>
          <w:del w:id="14" w:author="Yu, Ning  (nyu)" w:date="2019-05-07T13:46:00Z"/>
          <w:rFonts w:ascii="Times New Roman" w:hAnsi="Times New Roman"/>
        </w:rPr>
      </w:pPr>
      <w:r>
        <w:t xml:space="preserve">Figure </w:t>
      </w:r>
      <w:r w:rsidR="00A90BAF">
        <w:fldChar w:fldCharType="begin"/>
      </w:r>
      <w:r w:rsidR="00A90BAF">
        <w:instrText xml:space="preserve"> SEQ Figure \* ARABIC </w:instrText>
      </w:r>
      <w:r w:rsidR="00A90BAF">
        <w:fldChar w:fldCharType="separate"/>
      </w:r>
      <w:r w:rsidR="00A4311C">
        <w:rPr>
          <w:noProof/>
        </w:rPr>
        <w:t>4</w:t>
      </w:r>
      <w:r w:rsidR="00A90BAF">
        <w:rPr>
          <w:noProof/>
        </w:rPr>
        <w:fldChar w:fldCharType="end"/>
      </w:r>
      <w:r>
        <w:t xml:space="preserve"> --- Roads with </w:t>
      </w:r>
      <w:r w:rsidR="00CB507A">
        <w:t>t</w:t>
      </w:r>
      <w:r>
        <w:t xml:space="preserve">raffic </w:t>
      </w:r>
      <w:r w:rsidR="00CB507A">
        <w:t>l</w:t>
      </w:r>
      <w:r>
        <w:t>ights</w:t>
      </w:r>
      <w:r w:rsidR="00CB507A">
        <w:t>.</w:t>
      </w:r>
      <w:ins w:id="15" w:author="Yu, Ning  (nyu)" w:date="2019-05-07T13:46:00Z">
        <w:r w:rsidR="00D60A7A">
          <w:rPr>
            <w:rFonts w:ascii="Times New Roman" w:hAnsi="Times New Roman"/>
          </w:rPr>
          <w:t xml:space="preserve"> </w:t>
        </w:r>
      </w:ins>
    </w:p>
    <w:p w14:paraId="5ED27C0B" w14:textId="35479250" w:rsidR="00D92939" w:rsidRDefault="00D92939" w:rsidP="00C54797">
      <w:pPr>
        <w:spacing w:line="480" w:lineRule="auto"/>
        <w:rPr>
          <w:rFonts w:ascii="Times New Roman" w:hAnsi="Times New Roman"/>
        </w:rPr>
      </w:pPr>
      <w:r>
        <w:rPr>
          <w:rFonts w:ascii="Times New Roman" w:hAnsi="Times New Roman"/>
        </w:rPr>
        <w:tab/>
        <w:t xml:space="preserve">The last two roads </w:t>
      </w:r>
      <w:r w:rsidR="00D60A7A">
        <w:rPr>
          <w:rFonts w:ascii="Times New Roman" w:hAnsi="Times New Roman"/>
        </w:rPr>
        <w:t xml:space="preserve">as shown in Figure 4 </w:t>
      </w:r>
      <w:r>
        <w:rPr>
          <w:rFonts w:ascii="Times New Roman" w:hAnsi="Times New Roman"/>
        </w:rPr>
        <w:t xml:space="preserve">include </w:t>
      </w:r>
      <w:r w:rsidR="00A02EBD">
        <w:rPr>
          <w:rFonts w:ascii="Times New Roman" w:hAnsi="Times New Roman"/>
        </w:rPr>
        <w:t>traffic lights</w:t>
      </w:r>
      <w:r w:rsidR="00D60A7A">
        <w:rPr>
          <w:rFonts w:ascii="Times New Roman" w:hAnsi="Times New Roman"/>
        </w:rPr>
        <w:t xml:space="preserve">. Thus, </w:t>
      </w:r>
      <w:r w:rsidR="00A02EBD">
        <w:rPr>
          <w:rFonts w:ascii="Times New Roman" w:hAnsi="Times New Roman"/>
        </w:rPr>
        <w:t xml:space="preserve">cars may need to wait for the lights before they go. </w:t>
      </w:r>
      <w:r w:rsidR="006735A5">
        <w:rPr>
          <w:rFonts w:ascii="Times New Roman" w:hAnsi="Times New Roman"/>
        </w:rPr>
        <w:t>It</w:t>
      </w:r>
      <w:r w:rsidR="00DE7467">
        <w:rPr>
          <w:rFonts w:ascii="Times New Roman" w:hAnsi="Times New Roman"/>
        </w:rPr>
        <w:t xml:space="preserve"> is the hardest part of this project that AI should </w:t>
      </w:r>
      <w:r w:rsidR="0000040A">
        <w:rPr>
          <w:rFonts w:ascii="Times New Roman" w:hAnsi="Times New Roman"/>
        </w:rPr>
        <w:t>solve. It is the</w:t>
      </w:r>
      <w:r w:rsidR="002F4D45">
        <w:rPr>
          <w:rFonts w:ascii="Times New Roman" w:hAnsi="Times New Roman"/>
        </w:rPr>
        <w:t xml:space="preserve"> </w:t>
      </w:r>
      <w:r w:rsidR="0000040A">
        <w:rPr>
          <w:rFonts w:ascii="Times New Roman" w:hAnsi="Times New Roman"/>
        </w:rPr>
        <w:t>policy-based algorithm</w:t>
      </w:r>
      <w:r w:rsidR="002F4D45">
        <w:rPr>
          <w:rFonts w:ascii="Times New Roman" w:hAnsi="Times New Roman"/>
        </w:rPr>
        <w:t xml:space="preserve"> that is supposed to prevent any car collision </w:t>
      </w:r>
      <w:r w:rsidR="00CC7A84">
        <w:rPr>
          <w:rFonts w:ascii="Times New Roman" w:hAnsi="Times New Roman"/>
        </w:rPr>
        <w:t>while</w:t>
      </w:r>
      <w:r w:rsidR="002F4D45">
        <w:rPr>
          <w:rFonts w:ascii="Times New Roman" w:hAnsi="Times New Roman"/>
        </w:rPr>
        <w:t xml:space="preserve"> </w:t>
      </w:r>
      <w:r w:rsidR="00864B99">
        <w:rPr>
          <w:rFonts w:ascii="Times New Roman" w:hAnsi="Times New Roman"/>
        </w:rPr>
        <w:t>mak</w:t>
      </w:r>
      <w:r w:rsidR="00AD5D1B">
        <w:rPr>
          <w:rFonts w:ascii="Times New Roman" w:hAnsi="Times New Roman"/>
        </w:rPr>
        <w:t>ing</w:t>
      </w:r>
      <w:r w:rsidR="002F4D45">
        <w:rPr>
          <w:rFonts w:ascii="Times New Roman" w:hAnsi="Times New Roman"/>
        </w:rPr>
        <w:t xml:space="preserve"> the traffic smooth</w:t>
      </w:r>
      <w:r w:rsidR="00AD5D1B">
        <w:rPr>
          <w:rFonts w:ascii="Times New Roman" w:hAnsi="Times New Roman"/>
        </w:rPr>
        <w:t xml:space="preserve">. We have a few techniques to obtain such a goal. </w:t>
      </w:r>
    </w:p>
    <w:p w14:paraId="1403E818" w14:textId="581D2521" w:rsidR="008E4FE2" w:rsidRDefault="008E4FE2" w:rsidP="00C54797">
      <w:pPr>
        <w:spacing w:line="480" w:lineRule="auto"/>
        <w:rPr>
          <w:rFonts w:ascii="Times New Roman" w:hAnsi="Times New Roman"/>
        </w:rPr>
      </w:pPr>
      <w:r>
        <w:rPr>
          <w:rFonts w:ascii="Times New Roman" w:hAnsi="Times New Roman"/>
        </w:rPr>
        <w:tab/>
        <w:t xml:space="preserve">Firstly, there is a class called </w:t>
      </w:r>
      <w:proofErr w:type="spellStart"/>
      <w:r>
        <w:rPr>
          <w:rFonts w:ascii="Times New Roman" w:hAnsi="Times New Roman"/>
        </w:rPr>
        <w:t>TrafficPolice</w:t>
      </w:r>
      <w:proofErr w:type="spellEnd"/>
      <w:r>
        <w:rPr>
          <w:rFonts w:ascii="Times New Roman" w:hAnsi="Times New Roman"/>
        </w:rPr>
        <w:t xml:space="preserve"> </w:t>
      </w:r>
      <w:r w:rsidR="007E2A2C">
        <w:rPr>
          <w:rFonts w:ascii="Times New Roman" w:hAnsi="Times New Roman"/>
        </w:rPr>
        <w:t xml:space="preserve">that does </w:t>
      </w:r>
      <w:r w:rsidR="00D60A7A">
        <w:rPr>
          <w:rFonts w:ascii="Times New Roman" w:hAnsi="Times New Roman"/>
        </w:rPr>
        <w:t xml:space="preserve">a </w:t>
      </w:r>
      <w:r w:rsidR="007E2A2C">
        <w:rPr>
          <w:rFonts w:ascii="Times New Roman" w:hAnsi="Times New Roman"/>
        </w:rPr>
        <w:t xml:space="preserve">job like a traffic police. </w:t>
      </w:r>
      <w:r w:rsidR="00034A04">
        <w:rPr>
          <w:rFonts w:ascii="Times New Roman" w:hAnsi="Times New Roman"/>
        </w:rPr>
        <w:t xml:space="preserve">The </w:t>
      </w:r>
      <w:proofErr w:type="spellStart"/>
      <w:r w:rsidR="00034A04">
        <w:rPr>
          <w:rFonts w:ascii="Times New Roman" w:hAnsi="Times New Roman"/>
        </w:rPr>
        <w:t>TrafficPolice</w:t>
      </w:r>
      <w:proofErr w:type="spellEnd"/>
      <w:r w:rsidR="00034A04">
        <w:rPr>
          <w:rFonts w:ascii="Times New Roman" w:hAnsi="Times New Roman"/>
        </w:rPr>
        <w:t xml:space="preserve"> class has a queue that keeps track of every car that enter</w:t>
      </w:r>
      <w:r w:rsidR="00BF4B54">
        <w:rPr>
          <w:rFonts w:ascii="Times New Roman" w:hAnsi="Times New Roman"/>
        </w:rPr>
        <w:t>s</w:t>
      </w:r>
      <w:r w:rsidR="00034A04">
        <w:rPr>
          <w:rFonts w:ascii="Times New Roman" w:hAnsi="Times New Roman"/>
        </w:rPr>
        <w:t xml:space="preserve"> the traffic light area.</w:t>
      </w:r>
      <w:r w:rsidR="00916BA7">
        <w:rPr>
          <w:rFonts w:ascii="Times New Roman" w:hAnsi="Times New Roman"/>
        </w:rPr>
        <w:t xml:space="preserve"> As soon as a car touches </w:t>
      </w:r>
      <w:r w:rsidR="003B5447">
        <w:rPr>
          <w:rFonts w:ascii="Times New Roman" w:hAnsi="Times New Roman"/>
        </w:rPr>
        <w:t>a</w:t>
      </w:r>
      <w:r w:rsidR="00916BA7">
        <w:rPr>
          <w:rFonts w:ascii="Times New Roman" w:hAnsi="Times New Roman"/>
        </w:rPr>
        <w:t xml:space="preserve"> sensor of </w:t>
      </w:r>
      <w:r w:rsidR="00BF4B54">
        <w:rPr>
          <w:rFonts w:ascii="Times New Roman" w:hAnsi="Times New Roman"/>
        </w:rPr>
        <w:t xml:space="preserve">traffic </w:t>
      </w:r>
      <w:r w:rsidR="003B5447">
        <w:rPr>
          <w:rFonts w:ascii="Times New Roman" w:hAnsi="Times New Roman"/>
        </w:rPr>
        <w:t>light road</w:t>
      </w:r>
      <w:r w:rsidR="00916BA7">
        <w:rPr>
          <w:rFonts w:ascii="Times New Roman" w:hAnsi="Times New Roman"/>
        </w:rPr>
        <w:t xml:space="preserve">, it is considered as the car </w:t>
      </w:r>
      <w:r w:rsidR="0000040A">
        <w:rPr>
          <w:rFonts w:ascii="Times New Roman" w:hAnsi="Times New Roman"/>
        </w:rPr>
        <w:t>entered</w:t>
      </w:r>
      <w:r w:rsidR="00D60A7A">
        <w:rPr>
          <w:rFonts w:ascii="Times New Roman" w:hAnsi="Times New Roman"/>
        </w:rPr>
        <w:t xml:space="preserve"> </w:t>
      </w:r>
      <w:r w:rsidR="00916BA7">
        <w:rPr>
          <w:rFonts w:ascii="Times New Roman" w:hAnsi="Times New Roman"/>
        </w:rPr>
        <w:t xml:space="preserve">the traffic </w:t>
      </w:r>
      <w:r w:rsidR="003B5447">
        <w:rPr>
          <w:rFonts w:ascii="Times New Roman" w:hAnsi="Times New Roman"/>
        </w:rPr>
        <w:t xml:space="preserve">light </w:t>
      </w:r>
      <w:r w:rsidR="00916BA7">
        <w:rPr>
          <w:rFonts w:ascii="Times New Roman" w:hAnsi="Times New Roman"/>
        </w:rPr>
        <w:t xml:space="preserve">area. There are two queue structures that keep track of </w:t>
      </w:r>
      <w:r w:rsidR="00CC7DC6">
        <w:rPr>
          <w:rFonts w:ascii="Times New Roman" w:hAnsi="Times New Roman"/>
        </w:rPr>
        <w:t>cars from two</w:t>
      </w:r>
      <w:r w:rsidR="00916BA7">
        <w:rPr>
          <w:rFonts w:ascii="Times New Roman" w:hAnsi="Times New Roman"/>
        </w:rPr>
        <w:t xml:space="preserve"> directions, which are north-south and east-west. </w:t>
      </w:r>
      <w:r w:rsidR="0034698F">
        <w:rPr>
          <w:rFonts w:ascii="Times New Roman" w:hAnsi="Times New Roman"/>
        </w:rPr>
        <w:t>The declaration of the queues is like this:</w:t>
      </w:r>
    </w:p>
    <w:p w14:paraId="186A02EB" w14:textId="77777777" w:rsidR="00396ED7" w:rsidRDefault="00396ED7" w:rsidP="00396ED7">
      <w:pPr>
        <w:autoSpaceDE w:val="0"/>
        <w:autoSpaceDN w:val="0"/>
        <w:adjustRightInd w:val="0"/>
        <w:rPr>
          <w:rFonts w:ascii="Consolas" w:hAnsi="Consolas" w:cs="Consolas"/>
          <w:color w:val="000000"/>
          <w:sz w:val="19"/>
          <w:szCs w:val="19"/>
        </w:rPr>
      </w:pPr>
      <w:r>
        <w:rPr>
          <w:rFonts w:ascii="Times New Roman" w:hAnsi="Times New Roman"/>
        </w:rPr>
        <w:tab/>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Queue&lt;</w:t>
      </w:r>
      <w:proofErr w:type="spellStart"/>
      <w:r>
        <w:rPr>
          <w:rFonts w:ascii="Consolas" w:hAnsi="Consolas" w:cs="Consolas"/>
          <w:color w:val="000000"/>
          <w:sz w:val="19"/>
          <w:szCs w:val="19"/>
        </w:rPr>
        <w:t>CarInfo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queueNS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Queue&lt;</w:t>
      </w:r>
      <w:proofErr w:type="spellStart"/>
      <w:r>
        <w:rPr>
          <w:rFonts w:ascii="Consolas" w:hAnsi="Consolas" w:cs="Consolas"/>
          <w:color w:val="000000"/>
          <w:sz w:val="19"/>
          <w:szCs w:val="19"/>
        </w:rPr>
        <w:t>CarInfo</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8112B38" w14:textId="56F3FA73" w:rsidR="00396ED7" w:rsidRDefault="00396ED7" w:rsidP="00396ED7">
      <w:pPr>
        <w:spacing w:line="48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Queue&lt;</w:t>
      </w:r>
      <w:proofErr w:type="spellStart"/>
      <w:r>
        <w:rPr>
          <w:rFonts w:ascii="Consolas" w:hAnsi="Consolas" w:cs="Consolas"/>
          <w:color w:val="000000"/>
          <w:sz w:val="19"/>
          <w:szCs w:val="19"/>
        </w:rPr>
        <w:t>CarInfo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queueWE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Queue&lt;</w:t>
      </w:r>
      <w:proofErr w:type="spellStart"/>
      <w:r>
        <w:rPr>
          <w:rFonts w:ascii="Consolas" w:hAnsi="Consolas" w:cs="Consolas"/>
          <w:color w:val="000000"/>
          <w:sz w:val="19"/>
          <w:szCs w:val="19"/>
        </w:rPr>
        <w:t>CarInfo</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E1DD8DC" w14:textId="4C56C65F" w:rsidR="00EA75B5" w:rsidRPr="001A6E50" w:rsidRDefault="00381E50" w:rsidP="001A6E50">
      <w:pPr>
        <w:spacing w:line="480" w:lineRule="auto"/>
        <w:rPr>
          <w:rFonts w:ascii="Times New Roman" w:hAnsi="Times New Roman" w:cs="Times New Roman"/>
          <w:color w:val="000000"/>
        </w:rPr>
      </w:pPr>
      <w:r>
        <w:rPr>
          <w:rFonts w:ascii="Times New Roman" w:hAnsi="Times New Roman" w:cs="Times New Roman"/>
          <w:color w:val="000000"/>
        </w:rPr>
        <w:tab/>
      </w:r>
      <w:proofErr w:type="spellStart"/>
      <w:r w:rsidR="00393ED7">
        <w:rPr>
          <w:rFonts w:ascii="Times New Roman" w:hAnsi="Times New Roman" w:cs="Times New Roman"/>
          <w:color w:val="000000"/>
        </w:rPr>
        <w:t>CarInfo</w:t>
      </w:r>
      <w:proofErr w:type="spellEnd"/>
      <w:r w:rsidR="00393ED7">
        <w:rPr>
          <w:rFonts w:ascii="Times New Roman" w:hAnsi="Times New Roman" w:cs="Times New Roman"/>
          <w:color w:val="000000"/>
        </w:rPr>
        <w:t xml:space="preserve"> </w:t>
      </w:r>
      <w:r w:rsidR="000B30ED">
        <w:rPr>
          <w:rFonts w:ascii="Times New Roman" w:hAnsi="Times New Roman" w:cs="Times New Roman"/>
          <w:color w:val="000000"/>
        </w:rPr>
        <w:t xml:space="preserve">saves the current status of cars. </w:t>
      </w:r>
      <w:r>
        <w:rPr>
          <w:rFonts w:ascii="Times New Roman" w:hAnsi="Times New Roman" w:cs="Times New Roman"/>
          <w:color w:val="000000"/>
        </w:rPr>
        <w:t xml:space="preserve">The first queue </w:t>
      </w:r>
      <w:r w:rsidR="005F6FC7">
        <w:rPr>
          <w:rFonts w:ascii="Times New Roman" w:hAnsi="Times New Roman" w:cs="Times New Roman"/>
          <w:color w:val="000000"/>
        </w:rPr>
        <w:t>is for</w:t>
      </w:r>
      <w:r>
        <w:rPr>
          <w:rFonts w:ascii="Times New Roman" w:hAnsi="Times New Roman" w:cs="Times New Roman"/>
          <w:color w:val="000000"/>
        </w:rPr>
        <w:t xml:space="preserve"> cars coming from north </w:t>
      </w:r>
      <w:r w:rsidR="0000040A">
        <w:rPr>
          <w:rFonts w:ascii="Times New Roman" w:hAnsi="Times New Roman" w:cs="Times New Roman"/>
          <w:color w:val="000000"/>
        </w:rPr>
        <w:t>or</w:t>
      </w:r>
      <w:r w:rsidR="00D60A7A">
        <w:rPr>
          <w:rFonts w:ascii="Times New Roman" w:hAnsi="Times New Roman" w:cs="Times New Roman"/>
          <w:color w:val="000000"/>
        </w:rPr>
        <w:t xml:space="preserve"> </w:t>
      </w:r>
      <w:r>
        <w:rPr>
          <w:rFonts w:ascii="Times New Roman" w:hAnsi="Times New Roman" w:cs="Times New Roman"/>
          <w:color w:val="000000"/>
        </w:rPr>
        <w:t>south direction</w:t>
      </w:r>
      <w:r w:rsidR="00D60A7A">
        <w:rPr>
          <w:rFonts w:ascii="Times New Roman" w:hAnsi="Times New Roman" w:cs="Times New Roman"/>
          <w:color w:val="000000"/>
        </w:rPr>
        <w:t xml:space="preserve"> and </w:t>
      </w:r>
      <w:r>
        <w:rPr>
          <w:rFonts w:ascii="Times New Roman" w:hAnsi="Times New Roman" w:cs="Times New Roman"/>
          <w:color w:val="000000"/>
        </w:rPr>
        <w:t>the second is for</w:t>
      </w:r>
      <w:r w:rsidR="005F6FC7">
        <w:rPr>
          <w:rFonts w:ascii="Times New Roman" w:hAnsi="Times New Roman" w:cs="Times New Roman"/>
          <w:color w:val="000000"/>
        </w:rPr>
        <w:t xml:space="preserve"> west or east direction. When cars touch the sensor,</w:t>
      </w:r>
      <w:r w:rsidR="004472B6">
        <w:rPr>
          <w:rFonts w:ascii="Times New Roman" w:hAnsi="Times New Roman" w:cs="Times New Roman"/>
          <w:color w:val="000000"/>
        </w:rPr>
        <w:t xml:space="preserve"> the cars will stop and</w:t>
      </w:r>
      <w:r w:rsidR="005F6FC7">
        <w:rPr>
          <w:rFonts w:ascii="Times New Roman" w:hAnsi="Times New Roman" w:cs="Times New Roman"/>
          <w:color w:val="000000"/>
        </w:rPr>
        <w:t xml:space="preserve"> the</w:t>
      </w:r>
      <w:r w:rsidR="00C529A3">
        <w:rPr>
          <w:rFonts w:ascii="Times New Roman" w:hAnsi="Times New Roman" w:cs="Times New Roman"/>
          <w:color w:val="000000"/>
        </w:rPr>
        <w:t xml:space="preserve"> </w:t>
      </w:r>
      <w:proofErr w:type="spellStart"/>
      <w:r w:rsidR="00C529A3">
        <w:rPr>
          <w:rFonts w:ascii="Times New Roman" w:hAnsi="Times New Roman" w:cs="Times New Roman"/>
          <w:color w:val="000000"/>
        </w:rPr>
        <w:t>TrafficPolice</w:t>
      </w:r>
      <w:proofErr w:type="spellEnd"/>
      <w:r w:rsidR="00C529A3">
        <w:rPr>
          <w:rFonts w:ascii="Times New Roman" w:hAnsi="Times New Roman" w:cs="Times New Roman"/>
          <w:color w:val="000000"/>
        </w:rPr>
        <w:t xml:space="preserve"> class will add them to the queue accordingly. Then</w:t>
      </w:r>
      <w:r w:rsidR="00CC7DC6">
        <w:rPr>
          <w:rFonts w:ascii="Times New Roman" w:hAnsi="Times New Roman" w:cs="Times New Roman"/>
          <w:color w:val="000000"/>
        </w:rPr>
        <w:t>,</w:t>
      </w:r>
      <w:r w:rsidR="00C529A3">
        <w:rPr>
          <w:rFonts w:ascii="Times New Roman" w:hAnsi="Times New Roman" w:cs="Times New Roman"/>
          <w:color w:val="000000"/>
        </w:rPr>
        <w:t xml:space="preserve"> it will follow some rules to release the cars</w:t>
      </w:r>
      <w:r w:rsidR="00D60A7A">
        <w:rPr>
          <w:rFonts w:ascii="Times New Roman" w:hAnsi="Times New Roman" w:cs="Times New Roman"/>
          <w:color w:val="000000"/>
        </w:rPr>
        <w:t xml:space="preserve">: </w:t>
      </w:r>
      <w:r w:rsidR="00EA75B5">
        <w:rPr>
          <w:rFonts w:ascii="Times New Roman" w:hAnsi="Times New Roman" w:cs="Times New Roman"/>
          <w:color w:val="000000"/>
        </w:rPr>
        <w:t xml:space="preserve">If there are two cars face-to-face and both go straight, </w:t>
      </w:r>
      <w:r w:rsidR="004472B6">
        <w:rPr>
          <w:rFonts w:ascii="Times New Roman" w:hAnsi="Times New Roman" w:cs="Times New Roman"/>
          <w:color w:val="000000"/>
        </w:rPr>
        <w:t>both will be released</w:t>
      </w:r>
      <w:r w:rsidR="00306F6F">
        <w:rPr>
          <w:rFonts w:ascii="Times New Roman" w:hAnsi="Times New Roman" w:cs="Times New Roman"/>
          <w:color w:val="000000"/>
        </w:rPr>
        <w:t xml:space="preserve"> by the class</w:t>
      </w:r>
      <w:r w:rsidR="004472B6">
        <w:rPr>
          <w:rFonts w:ascii="Times New Roman" w:hAnsi="Times New Roman" w:cs="Times New Roman"/>
          <w:color w:val="000000"/>
        </w:rPr>
        <w:t xml:space="preserve"> immediately</w:t>
      </w:r>
      <w:r w:rsidR="00D60A7A">
        <w:rPr>
          <w:rFonts w:ascii="Times New Roman" w:hAnsi="Times New Roman" w:cs="Times New Roman"/>
          <w:color w:val="000000"/>
        </w:rPr>
        <w:t>;</w:t>
      </w:r>
      <w:ins w:id="16" w:author="Yu, Ning  (nyu)" w:date="2019-05-07T13:49:00Z">
        <w:r w:rsidR="00D60A7A">
          <w:rPr>
            <w:rFonts w:ascii="Times New Roman" w:hAnsi="Times New Roman" w:cs="Times New Roman"/>
            <w:color w:val="000000"/>
          </w:rPr>
          <w:t xml:space="preserve"> </w:t>
        </w:r>
      </w:ins>
      <w:r w:rsidR="00F529B4">
        <w:rPr>
          <w:rFonts w:ascii="Times New Roman" w:hAnsi="Times New Roman" w:cs="Times New Roman"/>
          <w:color w:val="000000"/>
        </w:rPr>
        <w:t xml:space="preserve">If both want to turn right, they will also </w:t>
      </w:r>
      <w:r w:rsidR="00AD7FA8">
        <w:rPr>
          <w:rFonts w:ascii="Times New Roman" w:hAnsi="Times New Roman" w:cs="Times New Roman"/>
          <w:color w:val="000000"/>
        </w:rPr>
        <w:t>be re</w:t>
      </w:r>
      <w:r w:rsidR="005A54A2">
        <w:rPr>
          <w:rFonts w:ascii="Times New Roman" w:hAnsi="Times New Roman" w:cs="Times New Roman"/>
          <w:color w:val="000000"/>
        </w:rPr>
        <w:t>leased immediately</w:t>
      </w:r>
      <w:r w:rsidR="00D60A7A">
        <w:rPr>
          <w:rFonts w:ascii="Times New Roman" w:hAnsi="Times New Roman" w:cs="Times New Roman"/>
          <w:color w:val="000000"/>
        </w:rPr>
        <w:t xml:space="preserve">; </w:t>
      </w:r>
      <w:r w:rsidR="005A54A2">
        <w:rPr>
          <w:rFonts w:ascii="Times New Roman" w:hAnsi="Times New Roman" w:cs="Times New Roman"/>
          <w:color w:val="000000"/>
        </w:rPr>
        <w:t xml:space="preserve">If there is one who wants to turn left, it </w:t>
      </w:r>
      <w:r w:rsidR="00D4330B">
        <w:rPr>
          <w:rFonts w:ascii="Times New Roman" w:hAnsi="Times New Roman" w:cs="Times New Roman"/>
          <w:color w:val="000000"/>
        </w:rPr>
        <w:t>must</w:t>
      </w:r>
      <w:r w:rsidR="005A54A2">
        <w:rPr>
          <w:rFonts w:ascii="Times New Roman" w:hAnsi="Times New Roman" w:cs="Times New Roman"/>
          <w:color w:val="000000"/>
        </w:rPr>
        <w:t xml:space="preserve"> wait </w:t>
      </w:r>
      <w:r w:rsidR="001A6E50">
        <w:rPr>
          <w:rFonts w:ascii="Times New Roman" w:hAnsi="Times New Roman" w:cs="Times New Roman"/>
          <w:color w:val="000000"/>
        </w:rPr>
        <w:t>until the one come before to go first, then it can turn left</w:t>
      </w:r>
      <w:r w:rsidR="00D60A7A">
        <w:rPr>
          <w:rFonts w:ascii="Times New Roman" w:hAnsi="Times New Roman" w:cs="Times New Roman"/>
          <w:color w:val="000000"/>
        </w:rPr>
        <w:t>;</w:t>
      </w:r>
      <w:ins w:id="17" w:author="Yu, Ning  (nyu)" w:date="2019-05-07T13:49:00Z">
        <w:r w:rsidR="00D60A7A">
          <w:rPr>
            <w:rFonts w:ascii="Times New Roman" w:hAnsi="Times New Roman" w:cs="Times New Roman"/>
            <w:color w:val="000000"/>
          </w:rPr>
          <w:t xml:space="preserve"> </w:t>
        </w:r>
      </w:ins>
      <w:r w:rsidR="004472B6">
        <w:rPr>
          <w:rFonts w:ascii="Times New Roman" w:hAnsi="Times New Roman" w:cs="Times New Roman"/>
          <w:color w:val="000000"/>
        </w:rPr>
        <w:t>If there are two cars come from different directions</w:t>
      </w:r>
      <w:r w:rsidR="001A6E50">
        <w:rPr>
          <w:rFonts w:ascii="Times New Roman" w:hAnsi="Times New Roman" w:cs="Times New Roman"/>
          <w:color w:val="000000"/>
        </w:rPr>
        <w:t>. That usually means there are some cars who want to turn right when the light is red</w:t>
      </w:r>
      <w:r w:rsidR="00AB5F70">
        <w:rPr>
          <w:rFonts w:ascii="Times New Roman" w:hAnsi="Times New Roman" w:cs="Times New Roman"/>
          <w:color w:val="000000"/>
        </w:rPr>
        <w:t xml:space="preserve">. </w:t>
      </w:r>
      <w:r w:rsidR="0039466A">
        <w:rPr>
          <w:rFonts w:ascii="Times New Roman" w:hAnsi="Times New Roman" w:cs="Times New Roman"/>
          <w:color w:val="000000"/>
        </w:rPr>
        <w:t xml:space="preserve">It needs to wait until what </w:t>
      </w:r>
      <w:r w:rsidR="003F35D9">
        <w:rPr>
          <w:rFonts w:ascii="Times New Roman" w:hAnsi="Times New Roman" w:cs="Times New Roman"/>
          <w:color w:val="000000"/>
        </w:rPr>
        <w:t xml:space="preserve">is in the queue before successfully </w:t>
      </w:r>
      <w:r w:rsidR="00D60A7A">
        <w:rPr>
          <w:rFonts w:ascii="Times New Roman" w:hAnsi="Times New Roman" w:cs="Times New Roman"/>
          <w:color w:val="000000"/>
        </w:rPr>
        <w:t xml:space="preserve">passing </w:t>
      </w:r>
      <w:r w:rsidR="003F35D9">
        <w:rPr>
          <w:rFonts w:ascii="Times New Roman" w:hAnsi="Times New Roman" w:cs="Times New Roman"/>
          <w:color w:val="000000"/>
        </w:rPr>
        <w:t>the road.</w:t>
      </w:r>
    </w:p>
    <w:p w14:paraId="30A38E66" w14:textId="01277822" w:rsidR="00185CDA" w:rsidRDefault="00185CDA" w:rsidP="00C54797">
      <w:pPr>
        <w:spacing w:line="480" w:lineRule="auto"/>
        <w:rPr>
          <w:rFonts w:ascii="Times New Roman" w:hAnsi="Times New Roman"/>
        </w:rPr>
      </w:pPr>
      <w:r>
        <w:rPr>
          <w:rFonts w:ascii="Times New Roman" w:hAnsi="Times New Roman"/>
        </w:rPr>
        <w:lastRenderedPageBreak/>
        <w:tab/>
      </w:r>
      <w:r w:rsidR="009E6831">
        <w:rPr>
          <w:rFonts w:ascii="Times New Roman" w:hAnsi="Times New Roman"/>
        </w:rPr>
        <w:t>The</w:t>
      </w:r>
      <w:r>
        <w:rPr>
          <w:rFonts w:ascii="Times New Roman" w:hAnsi="Times New Roman"/>
        </w:rPr>
        <w:t xml:space="preserve"> </w:t>
      </w:r>
      <w:r w:rsidR="00076DCB">
        <w:rPr>
          <w:rFonts w:ascii="Times New Roman" w:hAnsi="Times New Roman"/>
        </w:rPr>
        <w:t>purpose of this policy</w:t>
      </w:r>
      <w:r>
        <w:rPr>
          <w:rFonts w:ascii="Times New Roman" w:hAnsi="Times New Roman"/>
        </w:rPr>
        <w:t xml:space="preserve"> is to make sure there are no car collisions</w:t>
      </w:r>
      <w:r w:rsidR="00A07505">
        <w:rPr>
          <w:rFonts w:ascii="Times New Roman" w:hAnsi="Times New Roman"/>
        </w:rPr>
        <w:t>. The system should not allow cars</w:t>
      </w:r>
      <w:r w:rsidR="0032265D">
        <w:rPr>
          <w:rFonts w:ascii="Times New Roman" w:hAnsi="Times New Roman"/>
        </w:rPr>
        <w:t xml:space="preserve"> who may cause collision to pass</w:t>
      </w:r>
      <w:r w:rsidR="005B5D97">
        <w:rPr>
          <w:rFonts w:ascii="Times New Roman" w:hAnsi="Times New Roman"/>
        </w:rPr>
        <w:t xml:space="preserve">. For example, if there are </w:t>
      </w:r>
      <w:r w:rsidR="00076DCB">
        <w:rPr>
          <w:rFonts w:ascii="Times New Roman" w:hAnsi="Times New Roman"/>
        </w:rPr>
        <w:t>cars</w:t>
      </w:r>
      <w:r w:rsidR="005B5D97">
        <w:rPr>
          <w:rFonts w:ascii="Times New Roman" w:hAnsi="Times New Roman"/>
        </w:rPr>
        <w:t xml:space="preserve"> face-to-face, one wants to turn left and another one wants to go straight. They may cause car accident </w:t>
      </w:r>
      <w:r w:rsidR="00EA2942">
        <w:rPr>
          <w:rFonts w:ascii="Times New Roman" w:hAnsi="Times New Roman"/>
        </w:rPr>
        <w:t xml:space="preserve">in the middle of the road. </w:t>
      </w:r>
      <w:r w:rsidR="00E863C3">
        <w:rPr>
          <w:rFonts w:ascii="Times New Roman" w:hAnsi="Times New Roman"/>
        </w:rPr>
        <w:t>T</w:t>
      </w:r>
      <w:r w:rsidR="00EA2942">
        <w:rPr>
          <w:rFonts w:ascii="Times New Roman" w:hAnsi="Times New Roman"/>
        </w:rPr>
        <w:t>he system needs to prevent it from happening.</w:t>
      </w:r>
    </w:p>
    <w:p w14:paraId="163CB146" w14:textId="6C928708" w:rsidR="00E331CC" w:rsidRDefault="00E331CC" w:rsidP="00C54797">
      <w:pPr>
        <w:spacing w:line="480" w:lineRule="auto"/>
        <w:rPr>
          <w:rFonts w:ascii="Times New Roman" w:hAnsi="Times New Roman"/>
        </w:rPr>
      </w:pPr>
      <w:r>
        <w:rPr>
          <w:rFonts w:ascii="Times New Roman" w:hAnsi="Times New Roman"/>
        </w:rPr>
        <w:tab/>
        <w:t xml:space="preserve">That </w:t>
      </w:r>
      <w:r w:rsidR="009F57D0">
        <w:rPr>
          <w:rFonts w:ascii="Times New Roman" w:hAnsi="Times New Roman"/>
        </w:rPr>
        <w:t>is core code of the AI part of the project. Basically</w:t>
      </w:r>
      <w:r w:rsidR="009115EF">
        <w:rPr>
          <w:rFonts w:ascii="Times New Roman" w:hAnsi="Times New Roman"/>
        </w:rPr>
        <w:t>,</w:t>
      </w:r>
      <w:r w:rsidR="009F57D0">
        <w:rPr>
          <w:rFonts w:ascii="Times New Roman" w:hAnsi="Times New Roman"/>
        </w:rPr>
        <w:t xml:space="preserve"> it is policy-based approach of AI programming. Everything is hard-coded.</w:t>
      </w:r>
      <w:r w:rsidR="009115EF">
        <w:rPr>
          <w:rFonts w:ascii="Times New Roman" w:hAnsi="Times New Roman"/>
        </w:rPr>
        <w:t xml:space="preserve"> The main idea of this method is to consider all</w:t>
      </w:r>
      <w:r w:rsidR="00BA261D">
        <w:rPr>
          <w:rFonts w:ascii="Times New Roman" w:hAnsi="Times New Roman"/>
        </w:rPr>
        <w:t xml:space="preserve"> dangerous</w:t>
      </w:r>
      <w:r w:rsidR="009115EF">
        <w:rPr>
          <w:rFonts w:ascii="Times New Roman" w:hAnsi="Times New Roman"/>
        </w:rPr>
        <w:t xml:space="preserve"> situations that the program may encounter</w:t>
      </w:r>
      <w:r w:rsidR="00BA261D">
        <w:rPr>
          <w:rFonts w:ascii="Times New Roman" w:hAnsi="Times New Roman"/>
        </w:rPr>
        <w:t xml:space="preserve">, then </w:t>
      </w:r>
      <w:r w:rsidR="006E1A7B">
        <w:rPr>
          <w:rFonts w:ascii="Times New Roman" w:hAnsi="Times New Roman"/>
        </w:rPr>
        <w:t xml:space="preserve">developers </w:t>
      </w:r>
      <w:r w:rsidR="00BA261D">
        <w:rPr>
          <w:rFonts w:ascii="Times New Roman" w:hAnsi="Times New Roman"/>
        </w:rPr>
        <w:t xml:space="preserve">code the program with rules that can avoid those dangerous situations. </w:t>
      </w:r>
      <w:r w:rsidR="00E50ACB">
        <w:rPr>
          <w:rFonts w:ascii="Times New Roman" w:hAnsi="Times New Roman"/>
        </w:rPr>
        <w:t xml:space="preserve">However, the game in this project </w:t>
      </w:r>
      <w:r w:rsidR="00E51BFA">
        <w:rPr>
          <w:rFonts w:ascii="Times New Roman" w:hAnsi="Times New Roman"/>
        </w:rPr>
        <w:t xml:space="preserve">cannot </w:t>
      </w:r>
      <w:r w:rsidR="00E50ACB">
        <w:rPr>
          <w:rFonts w:ascii="Times New Roman" w:hAnsi="Times New Roman"/>
        </w:rPr>
        <w:t>simulate all situations. For example, if it is a rainy day in the city, the roads should be very hard to drive</w:t>
      </w:r>
      <w:r w:rsidR="001B6120">
        <w:rPr>
          <w:rFonts w:ascii="Times New Roman" w:hAnsi="Times New Roman"/>
        </w:rPr>
        <w:t>, but this program does</w:t>
      </w:r>
      <w:r w:rsidR="00E51BFA">
        <w:rPr>
          <w:rFonts w:ascii="Times New Roman" w:hAnsi="Times New Roman"/>
        </w:rPr>
        <w:t xml:space="preserve"> not</w:t>
      </w:r>
      <w:r w:rsidR="001B6120">
        <w:rPr>
          <w:rFonts w:ascii="Times New Roman" w:hAnsi="Times New Roman"/>
        </w:rPr>
        <w:t xml:space="preserve"> simulate </w:t>
      </w:r>
      <w:r w:rsidR="00684BB4">
        <w:rPr>
          <w:rFonts w:ascii="Times New Roman" w:hAnsi="Times New Roman"/>
        </w:rPr>
        <w:t>this situation.</w:t>
      </w:r>
      <w:r w:rsidR="00E50ACB">
        <w:rPr>
          <w:rFonts w:ascii="Times New Roman" w:hAnsi="Times New Roman"/>
        </w:rPr>
        <w:t xml:space="preserve"> The program </w:t>
      </w:r>
      <w:r w:rsidR="008D7334">
        <w:rPr>
          <w:rFonts w:ascii="Times New Roman" w:hAnsi="Times New Roman"/>
        </w:rPr>
        <w:t>only simulates traffic lights and crowded streets with many cars</w:t>
      </w:r>
      <w:r w:rsidR="00A13CE0">
        <w:rPr>
          <w:rFonts w:ascii="Times New Roman" w:hAnsi="Times New Roman"/>
        </w:rPr>
        <w:t xml:space="preserve">. It </w:t>
      </w:r>
      <w:r w:rsidR="00117F43">
        <w:rPr>
          <w:rFonts w:ascii="Times New Roman" w:hAnsi="Times New Roman"/>
        </w:rPr>
        <w:t>ignores many other situations that are very important for real roads due to limited computation resources</w:t>
      </w:r>
      <w:r w:rsidR="009933EA">
        <w:rPr>
          <w:rFonts w:ascii="Times New Roman" w:hAnsi="Times New Roman"/>
        </w:rPr>
        <w:t>, such as rainy roads, snowy roads</w:t>
      </w:r>
      <w:r w:rsidR="00AD5D1B">
        <w:rPr>
          <w:rFonts w:ascii="Times New Roman" w:hAnsi="Times New Roman"/>
        </w:rPr>
        <w:t>,</w:t>
      </w:r>
      <w:r w:rsidR="009933EA">
        <w:rPr>
          <w:rFonts w:ascii="Times New Roman" w:hAnsi="Times New Roman"/>
        </w:rPr>
        <w:t xml:space="preserve"> and </w:t>
      </w:r>
      <w:r w:rsidR="00E01F0D">
        <w:rPr>
          <w:rFonts w:ascii="Times New Roman" w:hAnsi="Times New Roman"/>
        </w:rPr>
        <w:t xml:space="preserve">pedestrians. </w:t>
      </w:r>
      <w:r w:rsidR="00117F43">
        <w:rPr>
          <w:rFonts w:ascii="Times New Roman" w:hAnsi="Times New Roman"/>
        </w:rPr>
        <w:t>Simulating a real road requires a high-end device</w:t>
      </w:r>
      <w:r w:rsidR="00AD5D1B">
        <w:rPr>
          <w:rFonts w:ascii="Times New Roman" w:hAnsi="Times New Roman"/>
        </w:rPr>
        <w:t>. Unfortunately,</w:t>
      </w:r>
      <w:r w:rsidR="0000040A">
        <w:rPr>
          <w:rFonts w:ascii="Times New Roman" w:hAnsi="Times New Roman"/>
        </w:rPr>
        <w:t xml:space="preserve"> </w:t>
      </w:r>
      <w:r w:rsidR="00117F43">
        <w:rPr>
          <w:rFonts w:ascii="Times New Roman" w:hAnsi="Times New Roman"/>
        </w:rPr>
        <w:t xml:space="preserve">I </w:t>
      </w:r>
      <w:r w:rsidR="00AD5D1B">
        <w:rPr>
          <w:rFonts w:ascii="Times New Roman" w:hAnsi="Times New Roman"/>
        </w:rPr>
        <w:t xml:space="preserve">do not </w:t>
      </w:r>
      <w:r w:rsidR="00117F43">
        <w:rPr>
          <w:rFonts w:ascii="Times New Roman" w:hAnsi="Times New Roman"/>
        </w:rPr>
        <w:t xml:space="preserve">have </w:t>
      </w:r>
      <w:r w:rsidR="00B21F08">
        <w:rPr>
          <w:rFonts w:ascii="Times New Roman" w:hAnsi="Times New Roman"/>
        </w:rPr>
        <w:t>enough resources to do.</w:t>
      </w:r>
    </w:p>
    <w:p w14:paraId="612A1E21" w14:textId="77777777" w:rsidR="002D535B" w:rsidRDefault="002D535B" w:rsidP="00C54797">
      <w:pPr>
        <w:spacing w:line="480" w:lineRule="auto"/>
        <w:rPr>
          <w:rFonts w:ascii="Times New Roman" w:hAnsi="Times New Roman"/>
        </w:rPr>
      </w:pPr>
    </w:p>
    <w:p w14:paraId="69E88332" w14:textId="7FB76238" w:rsidR="00E81537" w:rsidRDefault="006150F1" w:rsidP="000633D1">
      <w:pPr>
        <w:pStyle w:val="Heading2"/>
      </w:pPr>
      <w:bookmarkStart w:id="18" w:name="_Toc8174268"/>
      <w:r>
        <w:t>2</w:t>
      </w:r>
      <w:r w:rsidR="00A41F61">
        <w:t>.</w:t>
      </w:r>
      <w:r w:rsidR="00BD0782">
        <w:t>2</w:t>
      </w:r>
      <w:r w:rsidR="00A41F61">
        <w:t xml:space="preserve"> </w:t>
      </w:r>
      <w:r w:rsidR="002D535B">
        <w:t>Physics-based Car Driver Class</w:t>
      </w:r>
      <w:bookmarkEnd w:id="18"/>
    </w:p>
    <w:p w14:paraId="008DF267" w14:textId="77777777" w:rsidR="00A41F61" w:rsidRDefault="00B21F08" w:rsidP="00C54797">
      <w:pPr>
        <w:spacing w:line="480" w:lineRule="auto"/>
        <w:rPr>
          <w:rFonts w:ascii="Times New Roman" w:hAnsi="Times New Roman"/>
        </w:rPr>
      </w:pPr>
      <w:r>
        <w:rPr>
          <w:rFonts w:ascii="Times New Roman" w:hAnsi="Times New Roman"/>
        </w:rPr>
        <w:tab/>
      </w:r>
    </w:p>
    <w:p w14:paraId="014EBAF3" w14:textId="06C7ADC0" w:rsidR="0052784E" w:rsidRDefault="004A3B7F" w:rsidP="00A41F61">
      <w:pPr>
        <w:spacing w:line="480" w:lineRule="auto"/>
        <w:ind w:firstLine="720"/>
        <w:rPr>
          <w:rFonts w:ascii="Times New Roman" w:hAnsi="Times New Roman"/>
        </w:rPr>
      </w:pPr>
      <w:r>
        <w:rPr>
          <w:rFonts w:ascii="Times New Roman" w:hAnsi="Times New Roman"/>
        </w:rPr>
        <w:t xml:space="preserve">Another core code of this project is about </w:t>
      </w:r>
      <w:r w:rsidR="00562F7F">
        <w:rPr>
          <w:rFonts w:ascii="Times New Roman" w:hAnsi="Times New Roman"/>
        </w:rPr>
        <w:t>how to implement physics-based car</w:t>
      </w:r>
      <w:r>
        <w:rPr>
          <w:rFonts w:ascii="Times New Roman" w:hAnsi="Times New Roman"/>
        </w:rPr>
        <w:t xml:space="preserve">. </w:t>
      </w:r>
      <w:r w:rsidR="00E652D7">
        <w:rPr>
          <w:rFonts w:ascii="Times New Roman" w:hAnsi="Times New Roman"/>
        </w:rPr>
        <w:t>Driving cars in the game is not just vector additions</w:t>
      </w:r>
      <w:r w:rsidR="00C277BB">
        <w:rPr>
          <w:rFonts w:ascii="Times New Roman" w:hAnsi="Times New Roman"/>
        </w:rPr>
        <w:t>; the cars are based</w:t>
      </w:r>
      <w:r w:rsidR="00164DE8">
        <w:rPr>
          <w:rFonts w:ascii="Times New Roman" w:hAnsi="Times New Roman"/>
        </w:rPr>
        <w:t xml:space="preserve"> </w:t>
      </w:r>
      <w:r w:rsidR="00C277BB">
        <w:rPr>
          <w:rFonts w:ascii="Times New Roman" w:hAnsi="Times New Roman"/>
        </w:rPr>
        <w:t>on physics</w:t>
      </w:r>
      <w:r w:rsidR="00164DE8">
        <w:rPr>
          <w:rFonts w:ascii="Times New Roman" w:hAnsi="Times New Roman"/>
        </w:rPr>
        <w:t xml:space="preserve">. The physics functionality of this game is provided by </w:t>
      </w:r>
      <w:r w:rsidR="00587E7E">
        <w:rPr>
          <w:rFonts w:ascii="Times New Roman" w:hAnsi="Times New Roman"/>
        </w:rPr>
        <w:t>built-in physics engine made by Unity Technologies and NVIDIA.</w:t>
      </w:r>
      <w:r w:rsidR="00785FA0">
        <w:rPr>
          <w:rFonts w:ascii="Times New Roman" w:hAnsi="Times New Roman"/>
        </w:rPr>
        <w:t xml:space="preserve"> It is called PhysX</w:t>
      </w:r>
      <w:r w:rsidR="00200CF1">
        <w:rPr>
          <w:rFonts w:ascii="Times New Roman" w:hAnsi="Times New Roman"/>
        </w:rPr>
        <w:t xml:space="preserve"> </w:t>
      </w:r>
      <w:r w:rsidR="00785FA0" w:rsidRPr="00200CF1">
        <w:rPr>
          <w:rFonts w:ascii="Times New Roman" w:hAnsi="Times New Roman"/>
          <w:vertAlign w:val="superscript"/>
        </w:rPr>
        <w:t>[3]</w:t>
      </w:r>
      <w:r w:rsidR="00785FA0">
        <w:rPr>
          <w:rFonts w:ascii="Times New Roman" w:hAnsi="Times New Roman"/>
        </w:rPr>
        <w:t xml:space="preserve">. </w:t>
      </w:r>
      <w:r w:rsidR="00200CF1">
        <w:rPr>
          <w:rFonts w:ascii="Times New Roman" w:hAnsi="Times New Roman"/>
        </w:rPr>
        <w:t>This technology brings reality to game.</w:t>
      </w:r>
      <w:r w:rsidR="0052784E">
        <w:rPr>
          <w:rFonts w:ascii="Times New Roman" w:hAnsi="Times New Roman"/>
        </w:rPr>
        <w:t xml:space="preserve"> Players can feel the cars in the game like real car on the streets.</w:t>
      </w:r>
      <w:r w:rsidR="004A526B">
        <w:rPr>
          <w:rFonts w:ascii="Times New Roman" w:hAnsi="Times New Roman"/>
        </w:rPr>
        <w:t xml:space="preserve"> </w:t>
      </w:r>
      <w:r w:rsidR="00B91CBE">
        <w:rPr>
          <w:rFonts w:ascii="Times New Roman" w:hAnsi="Times New Roman"/>
        </w:rPr>
        <w:t>PhysX is also exclusively designed for NVIDIA GPU</w:t>
      </w:r>
      <w:r w:rsidR="006158DD">
        <w:rPr>
          <w:rFonts w:ascii="Times New Roman" w:hAnsi="Times New Roman"/>
        </w:rPr>
        <w:t xml:space="preserve">. GPU has excellent performance in matrix computation and physics requires </w:t>
      </w:r>
      <w:r w:rsidR="00843058">
        <w:rPr>
          <w:rFonts w:ascii="Times New Roman" w:hAnsi="Times New Roman"/>
        </w:rPr>
        <w:t xml:space="preserve">extensive </w:t>
      </w:r>
      <w:r w:rsidR="00843058">
        <w:rPr>
          <w:rFonts w:ascii="Times New Roman" w:hAnsi="Times New Roman"/>
        </w:rPr>
        <w:lastRenderedPageBreak/>
        <w:t xml:space="preserve">matrix calculation. Therefore, using this technology can dramatically increase </w:t>
      </w:r>
      <w:r w:rsidR="00B2195B">
        <w:rPr>
          <w:rFonts w:ascii="Times New Roman" w:hAnsi="Times New Roman"/>
        </w:rPr>
        <w:t>the performance</w:t>
      </w:r>
      <w:r w:rsidR="002A7926">
        <w:rPr>
          <w:rFonts w:ascii="Times New Roman" w:hAnsi="Times New Roman"/>
        </w:rPr>
        <w:t>; it also speeds up the AI training process.</w:t>
      </w:r>
    </w:p>
    <w:p w14:paraId="3A9FE562" w14:textId="724C7BDC" w:rsidR="00F3572E" w:rsidRDefault="0052784E" w:rsidP="00C54797">
      <w:pPr>
        <w:spacing w:line="480" w:lineRule="auto"/>
        <w:rPr>
          <w:rFonts w:ascii="Times New Roman" w:hAnsi="Times New Roman"/>
        </w:rPr>
      </w:pPr>
      <w:r>
        <w:rPr>
          <w:rFonts w:ascii="Times New Roman" w:hAnsi="Times New Roman"/>
        </w:rPr>
        <w:tab/>
        <w:t xml:space="preserve">The </w:t>
      </w:r>
      <w:r w:rsidR="00763FAA">
        <w:rPr>
          <w:rFonts w:ascii="Times New Roman" w:hAnsi="Times New Roman"/>
        </w:rPr>
        <w:t>API</w:t>
      </w:r>
      <w:r>
        <w:rPr>
          <w:rFonts w:ascii="Times New Roman" w:hAnsi="Times New Roman"/>
        </w:rPr>
        <w:t xml:space="preserve"> of this technology is also very simple</w:t>
      </w:r>
      <w:r w:rsidR="00196A04">
        <w:rPr>
          <w:rFonts w:ascii="Times New Roman" w:hAnsi="Times New Roman"/>
        </w:rPr>
        <w:t xml:space="preserve">. Developers </w:t>
      </w:r>
      <w:r w:rsidR="00562F7F" w:rsidRPr="00562F7F">
        <w:rPr>
          <w:rFonts w:ascii="Times New Roman" w:hAnsi="Times New Roman"/>
          <w:color w:val="000000" w:themeColor="text1"/>
        </w:rPr>
        <w:t>do not</w:t>
      </w:r>
      <w:r w:rsidR="00196A04" w:rsidRPr="00562F7F">
        <w:rPr>
          <w:rFonts w:ascii="Times New Roman" w:hAnsi="Times New Roman"/>
          <w:color w:val="000000" w:themeColor="text1"/>
        </w:rPr>
        <w:t xml:space="preserve"> need </w:t>
      </w:r>
      <w:r w:rsidR="00196A04">
        <w:rPr>
          <w:rFonts w:ascii="Times New Roman" w:hAnsi="Times New Roman"/>
        </w:rPr>
        <w:t xml:space="preserve">to know the fundamental algorithms of </w:t>
      </w:r>
      <w:r w:rsidR="00382B32">
        <w:rPr>
          <w:rFonts w:ascii="Times New Roman" w:hAnsi="Times New Roman"/>
        </w:rPr>
        <w:t xml:space="preserve">physics; they just need to use the </w:t>
      </w:r>
      <w:r w:rsidR="004F0564">
        <w:rPr>
          <w:rFonts w:ascii="Times New Roman" w:hAnsi="Times New Roman"/>
        </w:rPr>
        <w:t>components</w:t>
      </w:r>
      <w:r w:rsidR="00382B32">
        <w:rPr>
          <w:rFonts w:ascii="Times New Roman" w:hAnsi="Times New Roman"/>
        </w:rPr>
        <w:t xml:space="preserve"> developed by Unity3D engine team.</w:t>
      </w:r>
      <w:r>
        <w:rPr>
          <w:rFonts w:ascii="Times New Roman" w:hAnsi="Times New Roman"/>
        </w:rPr>
        <w:t xml:space="preserve"> </w:t>
      </w:r>
      <w:r w:rsidR="00F3572E">
        <w:rPr>
          <w:rFonts w:ascii="Times New Roman" w:hAnsi="Times New Roman"/>
        </w:rPr>
        <w:t xml:space="preserve">The API is also </w:t>
      </w:r>
      <w:r w:rsidR="00430DB6">
        <w:rPr>
          <w:rFonts w:ascii="Times New Roman" w:hAnsi="Times New Roman"/>
        </w:rPr>
        <w:t>GUI-based</w:t>
      </w:r>
      <w:r w:rsidR="0028721A">
        <w:rPr>
          <w:rFonts w:ascii="Times New Roman" w:hAnsi="Times New Roman"/>
        </w:rPr>
        <w:t>, which makes the development easier. This picture shows an example of the API:</w:t>
      </w:r>
    </w:p>
    <w:p w14:paraId="2FC3BB60" w14:textId="72539655" w:rsidR="005132ED" w:rsidRDefault="00A53075" w:rsidP="005132ED">
      <w:pPr>
        <w:keepNext/>
        <w:spacing w:line="480" w:lineRule="auto"/>
      </w:pPr>
      <w:r>
        <w:rPr>
          <w:noProof/>
          <w:lang w:eastAsia="zh-CN"/>
        </w:rPr>
        <w:drawing>
          <wp:inline distT="0" distB="0" distL="0" distR="0" wp14:anchorId="6C82AD99" wp14:editId="6C4AB480">
            <wp:extent cx="5943600" cy="2727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27325"/>
                    </a:xfrm>
                    <a:prstGeom prst="rect">
                      <a:avLst/>
                    </a:prstGeom>
                  </pic:spPr>
                </pic:pic>
              </a:graphicData>
            </a:graphic>
          </wp:inline>
        </w:drawing>
      </w:r>
      <w:r>
        <w:rPr>
          <w:noProof/>
        </w:rPr>
        <w:t xml:space="preserve"> </w:t>
      </w:r>
    </w:p>
    <w:p w14:paraId="1A9F0903" w14:textId="36E0E567" w:rsidR="0028721A" w:rsidRDefault="005132ED" w:rsidP="00562F7F">
      <w:pPr>
        <w:pStyle w:val="Caption"/>
        <w:jc w:val="center"/>
        <w:rPr>
          <w:rFonts w:ascii="Times New Roman" w:hAnsi="Times New Roman"/>
        </w:rPr>
      </w:pPr>
      <w:r>
        <w:t xml:space="preserve">Figure </w:t>
      </w:r>
      <w:r w:rsidR="00A90BAF">
        <w:fldChar w:fldCharType="begin"/>
      </w:r>
      <w:r w:rsidR="00A90BAF">
        <w:instrText xml:space="preserve"> SEQ Figure \* ARABIC </w:instrText>
      </w:r>
      <w:r w:rsidR="00A90BAF">
        <w:fldChar w:fldCharType="separate"/>
      </w:r>
      <w:r w:rsidR="00A4311C">
        <w:rPr>
          <w:noProof/>
        </w:rPr>
        <w:t>5</w:t>
      </w:r>
      <w:r w:rsidR="00A90BAF">
        <w:rPr>
          <w:noProof/>
        </w:rPr>
        <w:fldChar w:fldCharType="end"/>
      </w:r>
      <w:r>
        <w:t xml:space="preserve"> --- Example of GUI-based Physics API</w:t>
      </w:r>
    </w:p>
    <w:p w14:paraId="72E61C03" w14:textId="36563BF2" w:rsidR="0052784E" w:rsidRDefault="00562F7F" w:rsidP="00F3572E">
      <w:pPr>
        <w:spacing w:line="480" w:lineRule="auto"/>
        <w:ind w:firstLine="720"/>
        <w:rPr>
          <w:rFonts w:ascii="Times New Roman" w:hAnsi="Times New Roman"/>
        </w:rPr>
      </w:pPr>
      <w:r>
        <w:rPr>
          <w:rFonts w:ascii="Times New Roman" w:hAnsi="Times New Roman"/>
        </w:rPr>
        <w:t xml:space="preserve">The right side of Figure 5, which is called Inspector Window in Unity3D, contains all properties the car has. However, they are not important for this project. We do not need to change anything, because default values are enough for the game. </w:t>
      </w:r>
      <w:r w:rsidR="0052784E">
        <w:rPr>
          <w:rFonts w:ascii="Times New Roman" w:hAnsi="Times New Roman"/>
        </w:rPr>
        <w:t>Every car has four wheels</w:t>
      </w:r>
      <w:r w:rsidR="00F933CD">
        <w:rPr>
          <w:rFonts w:ascii="Times New Roman" w:hAnsi="Times New Roman"/>
        </w:rPr>
        <w:t xml:space="preserve">. Four wheels are further </w:t>
      </w:r>
      <w:r w:rsidR="002964F8">
        <w:rPr>
          <w:rFonts w:ascii="Times New Roman" w:hAnsi="Times New Roman"/>
        </w:rPr>
        <w:t>grouped</w:t>
      </w:r>
      <w:r w:rsidR="00F933CD">
        <w:rPr>
          <w:rFonts w:ascii="Times New Roman" w:hAnsi="Times New Roman"/>
        </w:rPr>
        <w:t xml:space="preserve"> into two groups: front and rear. Front wheels are controlling the directions while </w:t>
      </w:r>
      <w:r w:rsidR="00D01FBF">
        <w:rPr>
          <w:rFonts w:ascii="Times New Roman" w:hAnsi="Times New Roman"/>
        </w:rPr>
        <w:t>rear wheels are providing</w:t>
      </w:r>
      <w:r w:rsidR="00C4674B">
        <w:rPr>
          <w:rFonts w:ascii="Times New Roman" w:hAnsi="Times New Roman"/>
        </w:rPr>
        <w:t xml:space="preserve"> car</w:t>
      </w:r>
      <w:r w:rsidR="00D01FBF">
        <w:rPr>
          <w:rFonts w:ascii="Times New Roman" w:hAnsi="Times New Roman"/>
        </w:rPr>
        <w:t xml:space="preserve"> power to move forward.</w:t>
      </w:r>
      <w:r w:rsidR="00AD583D">
        <w:rPr>
          <w:rFonts w:ascii="Times New Roman" w:hAnsi="Times New Roman"/>
        </w:rPr>
        <w:t xml:space="preserve"> When the car wants to move forward, those two lines will be used:</w:t>
      </w:r>
    </w:p>
    <w:p w14:paraId="61757D55" w14:textId="5564B0DA" w:rsidR="00BA32B4" w:rsidRDefault="00BA32B4" w:rsidP="00BA32B4">
      <w:pPr>
        <w:autoSpaceDE w:val="0"/>
        <w:autoSpaceDN w:val="0"/>
        <w:adjustRightInd w:val="0"/>
        <w:rPr>
          <w:rFonts w:ascii="Consolas" w:hAnsi="Consolas" w:cs="Consolas"/>
          <w:color w:val="000000"/>
          <w:sz w:val="19"/>
          <w:szCs w:val="19"/>
        </w:rPr>
      </w:pPr>
      <w:r>
        <w:rPr>
          <w:rFonts w:ascii="Times New Roman" w:hAnsi="Times New Roman"/>
        </w:rPr>
        <w:tab/>
      </w:r>
      <w:proofErr w:type="spellStart"/>
      <w:r>
        <w:rPr>
          <w:rFonts w:ascii="Consolas" w:hAnsi="Consolas" w:cs="Consolas"/>
          <w:color w:val="000000"/>
          <w:sz w:val="19"/>
          <w:szCs w:val="19"/>
        </w:rPr>
        <w:t>WheelColliderRL.motorTorque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MotorTorque</w:t>
      </w:r>
      <w:proofErr w:type="spellEnd"/>
      <w:r w:rsidR="00456C11">
        <w:rPr>
          <w:rFonts w:ascii="Consolas" w:hAnsi="Consolas" w:cs="Consolas"/>
          <w:color w:val="000000"/>
          <w:sz w:val="19"/>
          <w:szCs w:val="19"/>
        </w:rPr>
        <w:t>;</w:t>
      </w:r>
    </w:p>
    <w:p w14:paraId="48E3442E" w14:textId="3B996D37" w:rsidR="00AD583D" w:rsidRDefault="00BA32B4" w:rsidP="00BA32B4">
      <w:pPr>
        <w:spacing w:line="48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WheelColliderRR.motorTorque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MotorTorque</w:t>
      </w:r>
      <w:proofErr w:type="spellEnd"/>
      <w:r w:rsidR="00456C11">
        <w:rPr>
          <w:rFonts w:ascii="Consolas" w:hAnsi="Consolas" w:cs="Consolas"/>
          <w:color w:val="000000"/>
          <w:sz w:val="19"/>
          <w:szCs w:val="19"/>
        </w:rPr>
        <w:t>;</w:t>
      </w:r>
    </w:p>
    <w:p w14:paraId="07FFAB94" w14:textId="10ABD05A" w:rsidR="00456C11" w:rsidRDefault="00456C11" w:rsidP="00BA32B4">
      <w:pPr>
        <w:spacing w:line="480" w:lineRule="auto"/>
        <w:rPr>
          <w:rFonts w:ascii="Times New Roman" w:hAnsi="Times New Roman"/>
        </w:rPr>
      </w:pPr>
      <w:r>
        <w:rPr>
          <w:rFonts w:ascii="Times New Roman" w:hAnsi="Times New Roman"/>
        </w:rPr>
        <w:lastRenderedPageBreak/>
        <w:tab/>
        <w:t>It means add motor torque forces to rear wheels.</w:t>
      </w:r>
      <w:r w:rsidR="008646DF">
        <w:rPr>
          <w:rFonts w:ascii="Times New Roman" w:hAnsi="Times New Roman"/>
        </w:rPr>
        <w:t xml:space="preserve"> Only rear wheels can be added </w:t>
      </w:r>
      <w:r w:rsidR="000F7D24">
        <w:rPr>
          <w:rFonts w:ascii="Times New Roman" w:hAnsi="Times New Roman"/>
        </w:rPr>
        <w:t xml:space="preserve">with </w:t>
      </w:r>
      <w:r w:rsidR="008646DF">
        <w:rPr>
          <w:rFonts w:ascii="Times New Roman" w:hAnsi="Times New Roman"/>
        </w:rPr>
        <w:t>torque force</w:t>
      </w:r>
      <w:r w:rsidR="000F7D24">
        <w:rPr>
          <w:rFonts w:ascii="Times New Roman" w:hAnsi="Times New Roman"/>
        </w:rPr>
        <w:t>s</w:t>
      </w:r>
      <w:r w:rsidR="008646DF">
        <w:rPr>
          <w:rFonts w:ascii="Times New Roman" w:hAnsi="Times New Roman"/>
        </w:rPr>
        <w:t>.</w:t>
      </w:r>
      <w:r w:rsidR="00CE27BA">
        <w:rPr>
          <w:rFonts w:ascii="Times New Roman" w:hAnsi="Times New Roman"/>
        </w:rPr>
        <w:t xml:space="preserve"> RL </w:t>
      </w:r>
      <w:r w:rsidR="00BE37D1">
        <w:rPr>
          <w:rFonts w:ascii="Times New Roman" w:hAnsi="Times New Roman"/>
        </w:rPr>
        <w:t xml:space="preserve">denotes </w:t>
      </w:r>
      <w:r w:rsidR="003511FE">
        <w:rPr>
          <w:rFonts w:ascii="Times New Roman" w:hAnsi="Times New Roman"/>
        </w:rPr>
        <w:t>rear-</w:t>
      </w:r>
      <w:r w:rsidR="00CE27BA">
        <w:rPr>
          <w:rFonts w:ascii="Times New Roman" w:hAnsi="Times New Roman"/>
        </w:rPr>
        <w:t xml:space="preserve">left wheel and RR </w:t>
      </w:r>
      <w:r w:rsidR="00BE37D1">
        <w:rPr>
          <w:rFonts w:ascii="Times New Roman" w:hAnsi="Times New Roman"/>
        </w:rPr>
        <w:t xml:space="preserve">denotes </w:t>
      </w:r>
      <w:r w:rsidR="00CE27BA">
        <w:rPr>
          <w:rFonts w:ascii="Times New Roman" w:hAnsi="Times New Roman"/>
        </w:rPr>
        <w:t>rear</w:t>
      </w:r>
      <w:r w:rsidR="003511FE">
        <w:rPr>
          <w:rFonts w:ascii="Times New Roman" w:hAnsi="Times New Roman"/>
        </w:rPr>
        <w:t>-</w:t>
      </w:r>
      <w:r w:rsidR="00CE27BA">
        <w:rPr>
          <w:rFonts w:ascii="Times New Roman" w:hAnsi="Times New Roman"/>
        </w:rPr>
        <w:t>right wheel.</w:t>
      </w:r>
      <w:r>
        <w:rPr>
          <w:rFonts w:ascii="Times New Roman" w:hAnsi="Times New Roman"/>
        </w:rPr>
        <w:t xml:space="preserve"> The amount of torque force is defined </w:t>
      </w:r>
      <w:r w:rsidR="00EF7670">
        <w:rPr>
          <w:rFonts w:ascii="Times New Roman" w:hAnsi="Times New Roman"/>
        </w:rPr>
        <w:t xml:space="preserve">as </w:t>
      </w:r>
      <w:proofErr w:type="spellStart"/>
      <w:r w:rsidR="00EF7670">
        <w:rPr>
          <w:rFonts w:ascii="Times New Roman" w:hAnsi="Times New Roman"/>
        </w:rPr>
        <w:t>MotorTorque</w:t>
      </w:r>
      <w:proofErr w:type="spellEnd"/>
      <w:r w:rsidR="00EF7670">
        <w:rPr>
          <w:rFonts w:ascii="Times New Roman" w:hAnsi="Times New Roman"/>
        </w:rPr>
        <w:t xml:space="preserve">. </w:t>
      </w:r>
      <w:r w:rsidR="00BE37D1">
        <w:rPr>
          <w:rFonts w:ascii="Times New Roman" w:hAnsi="Times New Roman"/>
        </w:rPr>
        <w:t xml:space="preserve">Various </w:t>
      </w:r>
      <w:r w:rsidR="00EF7670">
        <w:rPr>
          <w:rFonts w:ascii="Times New Roman" w:hAnsi="Times New Roman"/>
        </w:rPr>
        <w:t>car</w:t>
      </w:r>
      <w:r w:rsidR="00BE37D1">
        <w:rPr>
          <w:rFonts w:ascii="Times New Roman" w:hAnsi="Times New Roman"/>
        </w:rPr>
        <w:t>s</w:t>
      </w:r>
      <w:r w:rsidR="00EF7670">
        <w:rPr>
          <w:rFonts w:ascii="Times New Roman" w:hAnsi="Times New Roman"/>
        </w:rPr>
        <w:t xml:space="preserve"> </w:t>
      </w:r>
      <w:r w:rsidR="00BE37D1">
        <w:rPr>
          <w:rFonts w:ascii="Times New Roman" w:hAnsi="Times New Roman"/>
        </w:rPr>
        <w:t xml:space="preserve">have </w:t>
      </w:r>
      <w:r w:rsidR="00EF7670">
        <w:rPr>
          <w:rFonts w:ascii="Times New Roman" w:hAnsi="Times New Roman"/>
        </w:rPr>
        <w:t xml:space="preserve">different motor torque. </w:t>
      </w:r>
      <w:r w:rsidR="00CE27BA">
        <w:rPr>
          <w:rFonts w:ascii="Times New Roman" w:hAnsi="Times New Roman"/>
        </w:rPr>
        <w:t>It also determines how fast the car can move.</w:t>
      </w:r>
    </w:p>
    <w:p w14:paraId="2CEA15A5" w14:textId="30348DF3" w:rsidR="00D73841" w:rsidRDefault="00D73841" w:rsidP="00BA32B4">
      <w:pPr>
        <w:spacing w:line="480" w:lineRule="auto"/>
        <w:rPr>
          <w:rFonts w:ascii="Times New Roman" w:hAnsi="Times New Roman"/>
        </w:rPr>
      </w:pPr>
      <w:r>
        <w:rPr>
          <w:rFonts w:ascii="Times New Roman" w:hAnsi="Times New Roman"/>
        </w:rPr>
        <w:tab/>
        <w:t>Here is the code to brake a car:</w:t>
      </w:r>
    </w:p>
    <w:p w14:paraId="0D597B8B" w14:textId="5A9D3DF0" w:rsidR="00D73841" w:rsidRDefault="00D73841" w:rsidP="00D73841">
      <w:pPr>
        <w:autoSpaceDE w:val="0"/>
        <w:autoSpaceDN w:val="0"/>
        <w:adjustRightInd w:val="0"/>
        <w:rPr>
          <w:rFonts w:ascii="Consolas" w:hAnsi="Consolas" w:cs="Consolas"/>
          <w:color w:val="000000"/>
          <w:sz w:val="19"/>
          <w:szCs w:val="19"/>
        </w:rPr>
      </w:pPr>
      <w:r>
        <w:rPr>
          <w:rFonts w:ascii="Times New Roman" w:hAnsi="Times New Roman"/>
        </w:rPr>
        <w:tab/>
      </w:r>
      <w:proofErr w:type="spellStart"/>
      <w:r>
        <w:rPr>
          <w:rFonts w:ascii="Consolas" w:hAnsi="Consolas" w:cs="Consolas"/>
          <w:color w:val="000000"/>
          <w:sz w:val="19"/>
          <w:szCs w:val="19"/>
        </w:rPr>
        <w:t>WheelColliderRL.motorTorque</w:t>
      </w:r>
      <w:proofErr w:type="spellEnd"/>
      <w:r>
        <w:rPr>
          <w:rFonts w:ascii="Consolas" w:hAnsi="Consolas" w:cs="Consolas"/>
          <w:color w:val="000000"/>
          <w:sz w:val="19"/>
          <w:szCs w:val="19"/>
        </w:rPr>
        <w:t xml:space="preserve"> = </w:t>
      </w:r>
      <w:r w:rsidR="002700EF">
        <w:rPr>
          <w:rFonts w:ascii="Consolas" w:hAnsi="Consolas" w:cs="Consolas"/>
          <w:color w:val="000000"/>
          <w:sz w:val="19"/>
          <w:szCs w:val="19"/>
        </w:rPr>
        <w:t>0</w:t>
      </w:r>
      <w:r>
        <w:rPr>
          <w:rFonts w:ascii="Consolas" w:hAnsi="Consolas" w:cs="Consolas"/>
          <w:color w:val="000000"/>
          <w:sz w:val="19"/>
          <w:szCs w:val="19"/>
        </w:rPr>
        <w:t>;</w:t>
      </w:r>
    </w:p>
    <w:p w14:paraId="3CE528E3" w14:textId="57E13396" w:rsidR="00D73841" w:rsidRDefault="00D73841" w:rsidP="00D73841">
      <w:pPr>
        <w:spacing w:line="48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WheelColliderRR.motorTorque</w:t>
      </w:r>
      <w:proofErr w:type="spellEnd"/>
      <w:r>
        <w:rPr>
          <w:rFonts w:ascii="Consolas" w:hAnsi="Consolas" w:cs="Consolas"/>
          <w:color w:val="000000"/>
          <w:sz w:val="19"/>
          <w:szCs w:val="19"/>
        </w:rPr>
        <w:t xml:space="preserve"> = </w:t>
      </w:r>
      <w:r w:rsidR="002700EF">
        <w:rPr>
          <w:rFonts w:ascii="Consolas" w:hAnsi="Consolas" w:cs="Consolas"/>
          <w:color w:val="000000"/>
          <w:sz w:val="19"/>
          <w:szCs w:val="19"/>
        </w:rPr>
        <w:t>0</w:t>
      </w:r>
      <w:r>
        <w:rPr>
          <w:rFonts w:ascii="Consolas" w:hAnsi="Consolas" w:cs="Consolas"/>
          <w:color w:val="000000"/>
          <w:sz w:val="19"/>
          <w:szCs w:val="19"/>
        </w:rPr>
        <w:t>;</w:t>
      </w:r>
    </w:p>
    <w:p w14:paraId="6ADD0453" w14:textId="24C178CA" w:rsidR="00AD06C2" w:rsidRDefault="00D73841" w:rsidP="00AD06C2">
      <w:pPr>
        <w:autoSpaceDE w:val="0"/>
        <w:autoSpaceDN w:val="0"/>
        <w:adjustRightInd w:val="0"/>
        <w:rPr>
          <w:rFonts w:ascii="Consolas" w:hAnsi="Consolas" w:cs="Consolas"/>
          <w:color w:val="000000"/>
          <w:sz w:val="19"/>
          <w:szCs w:val="19"/>
        </w:rPr>
      </w:pPr>
      <w:r>
        <w:rPr>
          <w:rFonts w:ascii="Times New Roman" w:hAnsi="Times New Roman"/>
        </w:rPr>
        <w:tab/>
      </w:r>
      <w:proofErr w:type="spellStart"/>
      <w:r w:rsidR="00AD06C2">
        <w:rPr>
          <w:rFonts w:ascii="Consolas" w:hAnsi="Consolas" w:cs="Consolas"/>
          <w:color w:val="000000"/>
          <w:sz w:val="19"/>
          <w:szCs w:val="19"/>
        </w:rPr>
        <w:t>WheelColliderRL.brakeTorque</w:t>
      </w:r>
      <w:proofErr w:type="spellEnd"/>
      <w:r w:rsidR="00AD06C2">
        <w:rPr>
          <w:rFonts w:ascii="Consolas" w:hAnsi="Consolas" w:cs="Consolas"/>
          <w:color w:val="000000"/>
          <w:sz w:val="19"/>
          <w:szCs w:val="19"/>
        </w:rPr>
        <w:t xml:space="preserve"> = </w:t>
      </w:r>
      <w:proofErr w:type="spellStart"/>
      <w:r w:rsidR="00AD06C2">
        <w:rPr>
          <w:rFonts w:ascii="Consolas" w:hAnsi="Consolas" w:cs="Consolas"/>
          <w:color w:val="000000"/>
          <w:sz w:val="19"/>
          <w:szCs w:val="19"/>
        </w:rPr>
        <w:t>Mathf.Infinity</w:t>
      </w:r>
      <w:proofErr w:type="spellEnd"/>
      <w:r w:rsidR="00AD06C2">
        <w:rPr>
          <w:rFonts w:ascii="Consolas" w:hAnsi="Consolas" w:cs="Consolas"/>
          <w:color w:val="000000"/>
          <w:sz w:val="19"/>
          <w:szCs w:val="19"/>
        </w:rPr>
        <w:t>;</w:t>
      </w:r>
    </w:p>
    <w:p w14:paraId="6B366357" w14:textId="174D8614" w:rsidR="00D73841" w:rsidRPr="00AD06C2" w:rsidRDefault="00AD06C2" w:rsidP="00AD06C2">
      <w:pPr>
        <w:spacing w:line="48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WheelColliderRR.brakeTorque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Mathf.Infinity</w:t>
      </w:r>
      <w:proofErr w:type="spellEnd"/>
      <w:r>
        <w:rPr>
          <w:rFonts w:ascii="Consolas" w:hAnsi="Consolas" w:cs="Consolas"/>
          <w:color w:val="000000"/>
          <w:sz w:val="19"/>
          <w:szCs w:val="19"/>
        </w:rPr>
        <w:t>;</w:t>
      </w:r>
      <w:r w:rsidR="00D73841">
        <w:rPr>
          <w:rFonts w:ascii="Times New Roman" w:hAnsi="Times New Roman"/>
        </w:rPr>
        <w:tab/>
      </w:r>
    </w:p>
    <w:p w14:paraId="4928C742" w14:textId="2A64B6E2" w:rsidR="00AD06C2" w:rsidRDefault="00A1564D" w:rsidP="00A1564D">
      <w:pPr>
        <w:spacing w:line="480" w:lineRule="auto"/>
        <w:ind w:firstLine="720"/>
        <w:rPr>
          <w:rFonts w:ascii="Times New Roman" w:hAnsi="Times New Roman"/>
        </w:rPr>
      </w:pPr>
      <w:r>
        <w:rPr>
          <w:rFonts w:ascii="Times New Roman" w:hAnsi="Times New Roman"/>
        </w:rPr>
        <w:t xml:space="preserve">Two rear wheels provide power to move; they also provide </w:t>
      </w:r>
      <w:r w:rsidR="00670843">
        <w:rPr>
          <w:rFonts w:ascii="Times New Roman" w:hAnsi="Times New Roman"/>
        </w:rPr>
        <w:t>power to stop. Physically, stopping something still requires force applying upon the object</w:t>
      </w:r>
      <w:r w:rsidR="0013497D">
        <w:rPr>
          <w:rFonts w:ascii="Times New Roman" w:hAnsi="Times New Roman"/>
        </w:rPr>
        <w:t xml:space="preserve">. </w:t>
      </w:r>
      <w:r w:rsidR="00AD06C2">
        <w:rPr>
          <w:rFonts w:ascii="Times New Roman" w:hAnsi="Times New Roman"/>
        </w:rPr>
        <w:t xml:space="preserve">The first two lines mean </w:t>
      </w:r>
      <w:r w:rsidR="002700EF">
        <w:rPr>
          <w:rFonts w:ascii="Times New Roman" w:hAnsi="Times New Roman"/>
        </w:rPr>
        <w:t xml:space="preserve">cancel all forces </w:t>
      </w:r>
      <w:r w:rsidR="002D38EF">
        <w:rPr>
          <w:rFonts w:ascii="Times New Roman" w:hAnsi="Times New Roman"/>
        </w:rPr>
        <w:t>upon</w:t>
      </w:r>
      <w:r w:rsidR="002700EF">
        <w:rPr>
          <w:rFonts w:ascii="Times New Roman" w:hAnsi="Times New Roman"/>
        </w:rPr>
        <w:t xml:space="preserve"> cars. The last two lines mean </w:t>
      </w:r>
      <w:r w:rsidR="00BE37D1">
        <w:rPr>
          <w:rFonts w:ascii="Times New Roman" w:hAnsi="Times New Roman"/>
        </w:rPr>
        <w:t xml:space="preserve">giving </w:t>
      </w:r>
      <w:r w:rsidR="00680AEC">
        <w:rPr>
          <w:rFonts w:ascii="Times New Roman" w:hAnsi="Times New Roman"/>
        </w:rPr>
        <w:t>infinite</w:t>
      </w:r>
      <w:r w:rsidR="002D38EF">
        <w:rPr>
          <w:rFonts w:ascii="Times New Roman" w:hAnsi="Times New Roman"/>
        </w:rPr>
        <w:t xml:space="preserve"> amount of</w:t>
      </w:r>
      <w:r w:rsidR="00680AEC">
        <w:rPr>
          <w:rFonts w:ascii="Times New Roman" w:hAnsi="Times New Roman"/>
        </w:rPr>
        <w:t xml:space="preserve"> brake torque force to stop a car.</w:t>
      </w:r>
      <w:r w:rsidR="005B3147">
        <w:rPr>
          <w:rFonts w:ascii="Times New Roman" w:hAnsi="Times New Roman"/>
        </w:rPr>
        <w:t xml:space="preserve"> It </w:t>
      </w:r>
      <w:r w:rsidR="00A63483">
        <w:rPr>
          <w:rFonts w:ascii="Times New Roman" w:hAnsi="Times New Roman"/>
        </w:rPr>
        <w:t xml:space="preserve">makes </w:t>
      </w:r>
      <w:r w:rsidR="005B3147">
        <w:rPr>
          <w:rFonts w:ascii="Times New Roman" w:hAnsi="Times New Roman"/>
        </w:rPr>
        <w:t>sure</w:t>
      </w:r>
      <w:r w:rsidR="00A63483">
        <w:rPr>
          <w:rFonts w:ascii="Times New Roman" w:hAnsi="Times New Roman"/>
        </w:rPr>
        <w:t xml:space="preserve"> that</w:t>
      </w:r>
      <w:r w:rsidR="005B3147">
        <w:rPr>
          <w:rFonts w:ascii="Times New Roman" w:hAnsi="Times New Roman"/>
        </w:rPr>
        <w:t xml:space="preserve"> cars </w:t>
      </w:r>
      <w:r w:rsidR="00A63483">
        <w:rPr>
          <w:rFonts w:ascii="Times New Roman" w:hAnsi="Times New Roman"/>
        </w:rPr>
        <w:t xml:space="preserve">can </w:t>
      </w:r>
      <w:r w:rsidR="005B3147">
        <w:rPr>
          <w:rFonts w:ascii="Times New Roman" w:hAnsi="Times New Roman"/>
        </w:rPr>
        <w:t>be immediately stopped to avoid any collision.</w:t>
      </w:r>
      <w:r w:rsidR="001D5315">
        <w:rPr>
          <w:rFonts w:ascii="Times New Roman" w:hAnsi="Times New Roman"/>
        </w:rPr>
        <w:t xml:space="preserve"> The brake torque can be set to zero if the car is ready to release the brake</w:t>
      </w:r>
      <w:r w:rsidR="006402F0">
        <w:rPr>
          <w:rFonts w:ascii="Times New Roman" w:hAnsi="Times New Roman"/>
        </w:rPr>
        <w:t xml:space="preserve">. After the brake is released, </w:t>
      </w:r>
      <w:r w:rsidR="00C4090A">
        <w:rPr>
          <w:rFonts w:ascii="Times New Roman" w:hAnsi="Times New Roman"/>
        </w:rPr>
        <w:t>car can move forward by adding forces to its rear wheels.</w:t>
      </w:r>
    </w:p>
    <w:p w14:paraId="033FA137" w14:textId="141D7546" w:rsidR="00CE27BA" w:rsidRDefault="00252B77" w:rsidP="00AD06C2">
      <w:pPr>
        <w:spacing w:line="480" w:lineRule="auto"/>
        <w:ind w:firstLine="720"/>
        <w:rPr>
          <w:rFonts w:ascii="Times New Roman" w:hAnsi="Times New Roman"/>
        </w:rPr>
      </w:pPr>
      <w:r>
        <w:rPr>
          <w:rFonts w:ascii="Times New Roman" w:hAnsi="Times New Roman"/>
        </w:rPr>
        <w:t>Here is the code to turn a car:</w:t>
      </w:r>
    </w:p>
    <w:p w14:paraId="6F26E2DB" w14:textId="24960248" w:rsidR="00E67307" w:rsidRDefault="00E67307" w:rsidP="00E67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WheelColliderFL.steerAngle</w:t>
      </w:r>
      <w:proofErr w:type="spellEnd"/>
      <w:r>
        <w:rPr>
          <w:rFonts w:ascii="Consolas" w:hAnsi="Consolas" w:cs="Consolas"/>
          <w:color w:val="000000"/>
          <w:sz w:val="19"/>
          <w:szCs w:val="19"/>
        </w:rPr>
        <w:t xml:space="preserve"> = Angle;</w:t>
      </w:r>
    </w:p>
    <w:p w14:paraId="2755F741" w14:textId="7F01B404" w:rsidR="00E67307" w:rsidRDefault="00E67307" w:rsidP="00E67307">
      <w:pPr>
        <w:spacing w:line="48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WheelColliderFR.steerAngle</w:t>
      </w:r>
      <w:proofErr w:type="spellEnd"/>
      <w:r>
        <w:rPr>
          <w:rFonts w:ascii="Consolas" w:hAnsi="Consolas" w:cs="Consolas"/>
          <w:color w:val="000000"/>
          <w:sz w:val="19"/>
          <w:szCs w:val="19"/>
        </w:rPr>
        <w:t xml:space="preserve"> = Angle;</w:t>
      </w:r>
    </w:p>
    <w:p w14:paraId="31A50314" w14:textId="74C8B9B1" w:rsidR="00E67307" w:rsidRDefault="00E67307" w:rsidP="00E67307">
      <w:pPr>
        <w:spacing w:line="480" w:lineRule="auto"/>
        <w:rPr>
          <w:rFonts w:ascii="Times New Roman" w:hAnsi="Times New Roman"/>
        </w:rPr>
      </w:pPr>
      <w:r>
        <w:rPr>
          <w:rFonts w:ascii="Times New Roman" w:hAnsi="Times New Roman"/>
        </w:rPr>
        <w:tab/>
      </w:r>
      <w:r w:rsidR="008646DF">
        <w:rPr>
          <w:rFonts w:ascii="Times New Roman" w:hAnsi="Times New Roman"/>
        </w:rPr>
        <w:t>Only front wheels can be turned around.</w:t>
      </w:r>
      <w:r w:rsidR="000F7D24">
        <w:rPr>
          <w:rFonts w:ascii="Times New Roman" w:hAnsi="Times New Roman"/>
        </w:rPr>
        <w:t xml:space="preserve"> Both wheels will be given </w:t>
      </w:r>
      <w:r w:rsidR="003A68F1">
        <w:rPr>
          <w:rFonts w:ascii="Times New Roman" w:hAnsi="Times New Roman"/>
        </w:rPr>
        <w:t>a same angle to make the car turn.</w:t>
      </w:r>
      <w:r w:rsidR="00D22E73">
        <w:rPr>
          <w:rFonts w:ascii="Times New Roman" w:hAnsi="Times New Roman"/>
        </w:rPr>
        <w:t xml:space="preserve"> The angle</w:t>
      </w:r>
      <w:r w:rsidR="00550C36">
        <w:rPr>
          <w:rFonts w:ascii="Times New Roman" w:hAnsi="Times New Roman"/>
        </w:rPr>
        <w:t xml:space="preserve"> is fixed</w:t>
      </w:r>
      <w:r w:rsidR="00AB65CE">
        <w:rPr>
          <w:rFonts w:ascii="Times New Roman" w:hAnsi="Times New Roman"/>
        </w:rPr>
        <w:t xml:space="preserve"> as 35 degree</w:t>
      </w:r>
      <w:r w:rsidR="00550C36">
        <w:rPr>
          <w:rFonts w:ascii="Times New Roman" w:hAnsi="Times New Roman"/>
        </w:rPr>
        <w:t xml:space="preserve"> for every car</w:t>
      </w:r>
      <w:r w:rsidR="00AB65CE">
        <w:rPr>
          <w:rFonts w:ascii="Times New Roman" w:hAnsi="Times New Roman"/>
        </w:rPr>
        <w:t>.</w:t>
      </w:r>
    </w:p>
    <w:p w14:paraId="173E1403" w14:textId="0A89550D" w:rsidR="0013497D" w:rsidRDefault="0013497D" w:rsidP="00E67307">
      <w:pPr>
        <w:spacing w:line="480" w:lineRule="auto"/>
        <w:rPr>
          <w:rFonts w:ascii="Times New Roman" w:hAnsi="Times New Roman"/>
        </w:rPr>
      </w:pPr>
      <w:r>
        <w:rPr>
          <w:rFonts w:ascii="Times New Roman" w:hAnsi="Times New Roman"/>
        </w:rPr>
        <w:tab/>
        <w:t xml:space="preserve">All cars are also </w:t>
      </w:r>
      <w:r w:rsidR="009B2A18">
        <w:rPr>
          <w:rFonts w:ascii="Times New Roman" w:hAnsi="Times New Roman"/>
        </w:rPr>
        <w:t xml:space="preserve">equipped with ray </w:t>
      </w:r>
      <w:r w:rsidR="00C10103">
        <w:rPr>
          <w:rFonts w:ascii="Times New Roman" w:hAnsi="Times New Roman"/>
        </w:rPr>
        <w:t>collision</w:t>
      </w:r>
      <w:r w:rsidR="009B2A18">
        <w:rPr>
          <w:rFonts w:ascii="Times New Roman" w:hAnsi="Times New Roman"/>
        </w:rPr>
        <w:t xml:space="preserve"> function. It simulates cars’ </w:t>
      </w:r>
      <w:r w:rsidR="008A124F">
        <w:rPr>
          <w:rFonts w:ascii="Times New Roman" w:hAnsi="Times New Roman"/>
        </w:rPr>
        <w:t xml:space="preserve">vision. Therefore, </w:t>
      </w:r>
      <w:r w:rsidR="009B2A18">
        <w:rPr>
          <w:rFonts w:ascii="Times New Roman" w:hAnsi="Times New Roman"/>
        </w:rPr>
        <w:t>cars can see what happen</w:t>
      </w:r>
      <w:r w:rsidR="0010080A">
        <w:rPr>
          <w:rFonts w:ascii="Times New Roman" w:hAnsi="Times New Roman"/>
        </w:rPr>
        <w:t xml:space="preserve">s in front of them. </w:t>
      </w:r>
      <w:r w:rsidR="00CF4498">
        <w:rPr>
          <w:rFonts w:ascii="Times New Roman" w:hAnsi="Times New Roman"/>
        </w:rPr>
        <w:t xml:space="preserve">Every car </w:t>
      </w:r>
      <w:r w:rsidR="000F7293">
        <w:rPr>
          <w:rFonts w:ascii="Times New Roman" w:hAnsi="Times New Roman"/>
        </w:rPr>
        <w:t xml:space="preserve">produces ray with </w:t>
      </w:r>
      <w:r w:rsidR="005424CE">
        <w:rPr>
          <w:rFonts w:ascii="Times New Roman" w:hAnsi="Times New Roman"/>
        </w:rPr>
        <w:t>a fixed length. When the ray collides something in front of them, the car will be braked automatically. It simulates obstacle detection functionality of an auto</w:t>
      </w:r>
      <w:r w:rsidR="00553E18">
        <w:rPr>
          <w:rFonts w:ascii="Times New Roman" w:hAnsi="Times New Roman"/>
        </w:rPr>
        <w:t>-</w:t>
      </w:r>
      <w:r w:rsidR="005424CE">
        <w:rPr>
          <w:rFonts w:ascii="Times New Roman" w:hAnsi="Times New Roman"/>
        </w:rPr>
        <w:t>drive</w:t>
      </w:r>
      <w:r w:rsidR="00BE37D1">
        <w:rPr>
          <w:rFonts w:ascii="Times New Roman" w:hAnsi="Times New Roman"/>
        </w:rPr>
        <w:t>n</w:t>
      </w:r>
      <w:r w:rsidR="005424CE">
        <w:rPr>
          <w:rFonts w:ascii="Times New Roman" w:hAnsi="Times New Roman"/>
        </w:rPr>
        <w:t xml:space="preserve"> car.</w:t>
      </w:r>
    </w:p>
    <w:p w14:paraId="5BDA4359" w14:textId="5AB4BDB3" w:rsidR="001C0BA5" w:rsidRDefault="001C0BA5" w:rsidP="00E67307">
      <w:pPr>
        <w:spacing w:line="480" w:lineRule="auto"/>
        <w:rPr>
          <w:rFonts w:ascii="Times New Roman" w:hAnsi="Times New Roman"/>
        </w:rPr>
      </w:pPr>
      <w:r>
        <w:rPr>
          <w:rFonts w:ascii="Times New Roman" w:hAnsi="Times New Roman"/>
        </w:rPr>
        <w:tab/>
        <w:t xml:space="preserve">Every car </w:t>
      </w:r>
      <w:r w:rsidR="00BE37D1">
        <w:rPr>
          <w:rFonts w:ascii="Times New Roman" w:hAnsi="Times New Roman"/>
        </w:rPr>
        <w:t xml:space="preserve">object </w:t>
      </w:r>
      <w:r>
        <w:rPr>
          <w:rFonts w:ascii="Times New Roman" w:hAnsi="Times New Roman"/>
        </w:rPr>
        <w:t xml:space="preserve">also has a method called </w:t>
      </w:r>
      <w:bookmarkStart w:id="19" w:name="_Hlk8163382"/>
      <w:proofErr w:type="spellStart"/>
      <w:r>
        <w:rPr>
          <w:rFonts w:ascii="Times New Roman" w:hAnsi="Times New Roman"/>
        </w:rPr>
        <w:t>CheckMovable</w:t>
      </w:r>
      <w:bookmarkEnd w:id="19"/>
      <w:proofErr w:type="spellEnd"/>
      <w:r>
        <w:rPr>
          <w:rFonts w:ascii="Times New Roman" w:hAnsi="Times New Roman"/>
        </w:rPr>
        <w:t xml:space="preserve">. There are two situations that </w:t>
      </w:r>
      <w:r w:rsidR="00083114">
        <w:rPr>
          <w:rFonts w:ascii="Times New Roman" w:hAnsi="Times New Roman"/>
        </w:rPr>
        <w:t xml:space="preserve">a </w:t>
      </w:r>
      <w:r>
        <w:rPr>
          <w:rFonts w:ascii="Times New Roman" w:hAnsi="Times New Roman"/>
        </w:rPr>
        <w:t xml:space="preserve">car </w:t>
      </w:r>
      <w:r w:rsidR="00083114">
        <w:rPr>
          <w:rFonts w:ascii="Times New Roman" w:hAnsi="Times New Roman"/>
        </w:rPr>
        <w:t>cannot move: something</w:t>
      </w:r>
      <w:r w:rsidR="002B05F7">
        <w:rPr>
          <w:rFonts w:ascii="Times New Roman" w:hAnsi="Times New Roman"/>
        </w:rPr>
        <w:t xml:space="preserve"> that is very close and</w:t>
      </w:r>
      <w:r w:rsidR="00083114">
        <w:rPr>
          <w:rFonts w:ascii="Times New Roman" w:hAnsi="Times New Roman"/>
        </w:rPr>
        <w:t xml:space="preserve"> in front of it</w:t>
      </w:r>
      <w:r w:rsidR="002B05F7">
        <w:rPr>
          <w:rFonts w:ascii="Times New Roman" w:hAnsi="Times New Roman"/>
        </w:rPr>
        <w:t xml:space="preserve">, or </w:t>
      </w:r>
      <w:r w:rsidR="009000B5">
        <w:rPr>
          <w:rFonts w:ascii="Times New Roman" w:hAnsi="Times New Roman"/>
        </w:rPr>
        <w:t xml:space="preserve">the street is red light. Cars </w:t>
      </w:r>
      <w:r w:rsidR="002825FB">
        <w:rPr>
          <w:rFonts w:ascii="Times New Roman" w:hAnsi="Times New Roman"/>
        </w:rPr>
        <w:t>can</w:t>
      </w:r>
      <w:r w:rsidR="009000B5">
        <w:rPr>
          <w:rFonts w:ascii="Times New Roman" w:hAnsi="Times New Roman"/>
        </w:rPr>
        <w:t xml:space="preserve"> </w:t>
      </w:r>
      <w:r w:rsidR="009000B5">
        <w:rPr>
          <w:rFonts w:ascii="Times New Roman" w:hAnsi="Times New Roman"/>
        </w:rPr>
        <w:lastRenderedPageBreak/>
        <w:t xml:space="preserve">sense the </w:t>
      </w:r>
      <w:r w:rsidR="0076217D">
        <w:rPr>
          <w:rFonts w:ascii="Times New Roman" w:hAnsi="Times New Roman"/>
        </w:rPr>
        <w:t>surrounding environment to make decisions</w:t>
      </w:r>
      <w:r w:rsidR="002825FB">
        <w:rPr>
          <w:rFonts w:ascii="Times New Roman" w:hAnsi="Times New Roman"/>
        </w:rPr>
        <w:t xml:space="preserve"> by calling this method</w:t>
      </w:r>
      <w:r w:rsidR="0076217D">
        <w:rPr>
          <w:rFonts w:ascii="Times New Roman" w:hAnsi="Times New Roman"/>
        </w:rPr>
        <w:t>.</w:t>
      </w:r>
      <w:r w:rsidR="004D0E50">
        <w:rPr>
          <w:rFonts w:ascii="Times New Roman" w:hAnsi="Times New Roman"/>
        </w:rPr>
        <w:t xml:space="preserve"> If the car is immovable, </w:t>
      </w:r>
      <w:r w:rsidR="00D65EF7">
        <w:rPr>
          <w:rFonts w:ascii="Times New Roman" w:hAnsi="Times New Roman"/>
        </w:rPr>
        <w:t>it will call brake method to immediately stop the car.</w:t>
      </w:r>
    </w:p>
    <w:p w14:paraId="2640DC56" w14:textId="00AA3FC8" w:rsidR="00E872EE" w:rsidRDefault="00550C36" w:rsidP="00E67307">
      <w:pPr>
        <w:spacing w:line="480" w:lineRule="auto"/>
        <w:rPr>
          <w:rFonts w:ascii="Times New Roman" w:hAnsi="Times New Roman"/>
        </w:rPr>
      </w:pPr>
      <w:r>
        <w:rPr>
          <w:rFonts w:ascii="Times New Roman" w:hAnsi="Times New Roman"/>
        </w:rPr>
        <w:tab/>
      </w:r>
      <w:r w:rsidR="0013497D">
        <w:rPr>
          <w:rFonts w:ascii="Times New Roman" w:hAnsi="Times New Roman"/>
        </w:rPr>
        <w:t xml:space="preserve"> </w:t>
      </w:r>
      <w:r w:rsidR="00562F7F">
        <w:rPr>
          <w:rFonts w:ascii="Times New Roman" w:hAnsi="Times New Roman"/>
        </w:rPr>
        <w:t>The methods mentioned above are the core</w:t>
      </w:r>
      <w:commentRangeStart w:id="20"/>
      <w:r w:rsidR="005424CE">
        <w:rPr>
          <w:rFonts w:ascii="Times New Roman" w:hAnsi="Times New Roman"/>
        </w:rPr>
        <w:t xml:space="preserve"> </w:t>
      </w:r>
      <w:commentRangeEnd w:id="20"/>
      <w:r w:rsidR="00BE37D1">
        <w:rPr>
          <w:rStyle w:val="CommentReference"/>
        </w:rPr>
        <w:commentReference w:id="20"/>
      </w:r>
      <w:r w:rsidR="005424CE">
        <w:rPr>
          <w:rFonts w:ascii="Times New Roman" w:hAnsi="Times New Roman"/>
        </w:rPr>
        <w:t xml:space="preserve">of car driver class. </w:t>
      </w:r>
      <w:r>
        <w:rPr>
          <w:rFonts w:ascii="Times New Roman" w:hAnsi="Times New Roman"/>
        </w:rPr>
        <w:t>The class also make</w:t>
      </w:r>
      <w:r w:rsidR="005424CE">
        <w:rPr>
          <w:rFonts w:ascii="Times New Roman" w:hAnsi="Times New Roman"/>
        </w:rPr>
        <w:t>s</w:t>
      </w:r>
      <w:r>
        <w:rPr>
          <w:rFonts w:ascii="Times New Roman" w:hAnsi="Times New Roman"/>
        </w:rPr>
        <w:t xml:space="preserve"> the drive</w:t>
      </w:r>
      <w:r w:rsidR="00D73841">
        <w:rPr>
          <w:rFonts w:ascii="Times New Roman" w:hAnsi="Times New Roman"/>
        </w:rPr>
        <w:t xml:space="preserve"> function be visible to AI program</w:t>
      </w:r>
      <w:r w:rsidR="005424CE">
        <w:rPr>
          <w:rFonts w:ascii="Times New Roman" w:hAnsi="Times New Roman"/>
        </w:rPr>
        <w:t xml:space="preserve">, </w:t>
      </w:r>
      <w:r w:rsidR="00A442B5">
        <w:rPr>
          <w:rFonts w:ascii="Times New Roman" w:hAnsi="Times New Roman"/>
        </w:rPr>
        <w:t>which enables the</w:t>
      </w:r>
      <w:r w:rsidR="005424CE">
        <w:rPr>
          <w:rFonts w:ascii="Times New Roman" w:hAnsi="Times New Roman"/>
        </w:rPr>
        <w:t xml:space="preserve"> AI program</w:t>
      </w:r>
      <w:r w:rsidR="00565000">
        <w:rPr>
          <w:rFonts w:ascii="Times New Roman" w:hAnsi="Times New Roman"/>
        </w:rPr>
        <w:t xml:space="preserve"> to</w:t>
      </w:r>
      <w:r w:rsidR="005424CE">
        <w:rPr>
          <w:rFonts w:ascii="Times New Roman" w:hAnsi="Times New Roman"/>
        </w:rPr>
        <w:t xml:space="preserve"> drive car</w:t>
      </w:r>
      <w:r w:rsidR="0008456E">
        <w:rPr>
          <w:rFonts w:ascii="Times New Roman" w:hAnsi="Times New Roman"/>
        </w:rPr>
        <w:t xml:space="preserve">s using the API. For example, AI program just need to call </w:t>
      </w:r>
      <w:r w:rsidR="00FD0419">
        <w:rPr>
          <w:rFonts w:ascii="Times New Roman" w:hAnsi="Times New Roman"/>
        </w:rPr>
        <w:t>brake method when it feels something in front of it</w:t>
      </w:r>
      <w:r w:rsidR="00C10103">
        <w:rPr>
          <w:rFonts w:ascii="Times New Roman" w:hAnsi="Times New Roman"/>
        </w:rPr>
        <w:t>, which is given by ray collision function.</w:t>
      </w:r>
    </w:p>
    <w:p w14:paraId="127317A4" w14:textId="77777777" w:rsidR="00565000" w:rsidRDefault="00565000" w:rsidP="00E67307">
      <w:pPr>
        <w:spacing w:line="480" w:lineRule="auto"/>
        <w:rPr>
          <w:rFonts w:ascii="Times New Roman" w:hAnsi="Times New Roman"/>
        </w:rPr>
      </w:pPr>
    </w:p>
    <w:p w14:paraId="5301911F" w14:textId="66FE13A4" w:rsidR="00E872EE" w:rsidRDefault="006150F1" w:rsidP="000633D1">
      <w:pPr>
        <w:pStyle w:val="Heading2"/>
      </w:pPr>
      <w:bookmarkStart w:id="21" w:name="_Toc8174269"/>
      <w:r>
        <w:t>2.3</w:t>
      </w:r>
      <w:r w:rsidR="007E2028">
        <w:t xml:space="preserve"> Procedural Generation Algorithm</w:t>
      </w:r>
      <w:bookmarkEnd w:id="21"/>
    </w:p>
    <w:p w14:paraId="0E2E805E" w14:textId="77777777" w:rsidR="00E872EE" w:rsidRDefault="00E872EE" w:rsidP="00E67307">
      <w:pPr>
        <w:spacing w:line="480" w:lineRule="auto"/>
        <w:rPr>
          <w:rFonts w:ascii="Times New Roman" w:hAnsi="Times New Roman"/>
        </w:rPr>
      </w:pPr>
    </w:p>
    <w:p w14:paraId="12E3E2EB" w14:textId="3FEE4E84" w:rsidR="000F7AF7" w:rsidRDefault="000F7AF7" w:rsidP="00E67307">
      <w:pPr>
        <w:spacing w:line="480" w:lineRule="auto"/>
        <w:rPr>
          <w:rFonts w:ascii="Times New Roman" w:hAnsi="Times New Roman"/>
        </w:rPr>
      </w:pPr>
      <w:r>
        <w:rPr>
          <w:rFonts w:ascii="Times New Roman" w:hAnsi="Times New Roman"/>
        </w:rPr>
        <w:tab/>
      </w:r>
      <w:commentRangeStart w:id="22"/>
      <w:r w:rsidR="00F25633">
        <w:rPr>
          <w:rFonts w:ascii="Times New Roman" w:hAnsi="Times New Roman"/>
        </w:rPr>
        <w:t xml:space="preserve">Road generation algorithm </w:t>
      </w:r>
      <w:commentRangeEnd w:id="22"/>
      <w:r w:rsidR="00BC1C7E">
        <w:rPr>
          <w:rStyle w:val="CommentReference"/>
        </w:rPr>
        <w:commentReference w:id="22"/>
      </w:r>
      <w:r w:rsidR="00F25633">
        <w:rPr>
          <w:rFonts w:ascii="Times New Roman" w:hAnsi="Times New Roman"/>
        </w:rPr>
        <w:t xml:space="preserve">is based on </w:t>
      </w:r>
      <w:r w:rsidR="00884122">
        <w:rPr>
          <w:rFonts w:ascii="Times New Roman" w:hAnsi="Times New Roman"/>
        </w:rPr>
        <w:t>pseudorandom number generator</w:t>
      </w:r>
      <w:r w:rsidR="005C027C">
        <w:rPr>
          <w:rFonts w:ascii="Times New Roman" w:hAnsi="Times New Roman"/>
        </w:rPr>
        <w:t>. It is the formula generating random numbers for the generation method</w:t>
      </w:r>
      <w:r w:rsidR="005E493B">
        <w:rPr>
          <w:rFonts w:ascii="Times New Roman" w:hAnsi="Times New Roman"/>
        </w:rPr>
        <w:t xml:space="preserve">. However, the number is not totally random. </w:t>
      </w:r>
      <w:r w:rsidR="00CE228F">
        <w:rPr>
          <w:rFonts w:ascii="Times New Roman" w:hAnsi="Times New Roman"/>
        </w:rPr>
        <w:t xml:space="preserve">Every random generator function is given with a value called seed. If two random methods are given </w:t>
      </w:r>
      <w:r w:rsidR="00251FAA">
        <w:rPr>
          <w:rFonts w:ascii="Times New Roman" w:hAnsi="Times New Roman"/>
        </w:rPr>
        <w:t xml:space="preserve">with a same seed value, those two will generate same random number set. </w:t>
      </w:r>
      <w:r w:rsidR="00565000">
        <w:rPr>
          <w:rFonts w:ascii="Times New Roman" w:hAnsi="Times New Roman"/>
        </w:rPr>
        <w:t>The</w:t>
      </w:r>
      <w:r w:rsidR="00251FAA">
        <w:rPr>
          <w:rFonts w:ascii="Times New Roman" w:hAnsi="Times New Roman"/>
        </w:rPr>
        <w:t xml:space="preserve"> seed value is</w:t>
      </w:r>
      <w:r w:rsidR="00565000">
        <w:rPr>
          <w:rFonts w:ascii="Times New Roman" w:hAnsi="Times New Roman"/>
        </w:rPr>
        <w:t xml:space="preserve"> usually</w:t>
      </w:r>
      <w:r w:rsidR="00251FAA">
        <w:rPr>
          <w:rFonts w:ascii="Times New Roman" w:hAnsi="Times New Roman"/>
        </w:rPr>
        <w:t xml:space="preserve"> given with current time</w:t>
      </w:r>
      <w:r w:rsidR="0012764F">
        <w:rPr>
          <w:rFonts w:ascii="Times New Roman" w:hAnsi="Times New Roman"/>
        </w:rPr>
        <w:t xml:space="preserve">stamp of </w:t>
      </w:r>
      <w:r w:rsidR="00D828C7">
        <w:rPr>
          <w:rFonts w:ascii="Times New Roman" w:hAnsi="Times New Roman"/>
        </w:rPr>
        <w:t xml:space="preserve">the </w:t>
      </w:r>
      <w:r w:rsidR="0012764F">
        <w:rPr>
          <w:rFonts w:ascii="Times New Roman" w:hAnsi="Times New Roman"/>
        </w:rPr>
        <w:t>computer system</w:t>
      </w:r>
      <w:r w:rsidR="00D828C7">
        <w:rPr>
          <w:rFonts w:ascii="Times New Roman" w:hAnsi="Times New Roman"/>
        </w:rPr>
        <w:t>, which</w:t>
      </w:r>
      <w:r w:rsidR="0012764F">
        <w:rPr>
          <w:rFonts w:ascii="Times New Roman" w:hAnsi="Times New Roman"/>
        </w:rPr>
        <w:t xml:space="preserve"> improves the randomness of the function.</w:t>
      </w:r>
    </w:p>
    <w:p w14:paraId="15D4EA2F" w14:textId="310A8593" w:rsidR="00CE157E" w:rsidRDefault="00CE157E" w:rsidP="00E67307">
      <w:pPr>
        <w:spacing w:line="480" w:lineRule="auto"/>
        <w:rPr>
          <w:rFonts w:ascii="Times New Roman" w:hAnsi="Times New Roman"/>
        </w:rPr>
      </w:pPr>
      <w:r>
        <w:rPr>
          <w:rFonts w:ascii="Times New Roman" w:hAnsi="Times New Roman"/>
        </w:rPr>
        <w:tab/>
        <w:t xml:space="preserve">The roads in this city are totally rectangular. </w:t>
      </w:r>
      <w:r w:rsidR="00A02E7E">
        <w:rPr>
          <w:rFonts w:ascii="Times New Roman" w:hAnsi="Times New Roman"/>
        </w:rPr>
        <w:t xml:space="preserve">There is a road point that </w:t>
      </w:r>
      <w:r w:rsidR="004F30E7">
        <w:rPr>
          <w:rFonts w:ascii="Times New Roman" w:hAnsi="Times New Roman"/>
        </w:rPr>
        <w:t>marks which place should be built</w:t>
      </w:r>
      <w:r w:rsidR="00890440">
        <w:rPr>
          <w:rFonts w:ascii="Times New Roman" w:hAnsi="Times New Roman"/>
        </w:rPr>
        <w:t xml:space="preserve"> a</w:t>
      </w:r>
      <w:r w:rsidR="004F30E7">
        <w:rPr>
          <w:rFonts w:ascii="Times New Roman" w:hAnsi="Times New Roman"/>
        </w:rPr>
        <w:t xml:space="preserve"> road, and i</w:t>
      </w:r>
      <w:r>
        <w:rPr>
          <w:rFonts w:ascii="Times New Roman" w:hAnsi="Times New Roman"/>
        </w:rPr>
        <w:t>t starts at a random point in the map</w:t>
      </w:r>
      <w:r w:rsidR="00116F52">
        <w:rPr>
          <w:rFonts w:ascii="Times New Roman" w:hAnsi="Times New Roman"/>
        </w:rPr>
        <w:t>. Then</w:t>
      </w:r>
      <w:r w:rsidR="00C63777">
        <w:rPr>
          <w:rFonts w:ascii="Times New Roman" w:hAnsi="Times New Roman"/>
        </w:rPr>
        <w:t xml:space="preserve">, </w:t>
      </w:r>
      <w:r w:rsidR="00C63777">
        <w:rPr>
          <w:rFonts w:ascii="Times New Roman" w:hAnsi="Times New Roman"/>
        </w:rPr>
        <w:t xml:space="preserve">it </w:t>
      </w:r>
      <w:r w:rsidR="0068088B">
        <w:rPr>
          <w:rFonts w:ascii="Times New Roman" w:hAnsi="Times New Roman"/>
        </w:rPr>
        <w:t>decides which direction to go</w:t>
      </w:r>
      <w:r w:rsidR="004F30E7">
        <w:rPr>
          <w:rFonts w:ascii="Times New Roman" w:hAnsi="Times New Roman"/>
        </w:rPr>
        <w:t xml:space="preserve"> </w:t>
      </w:r>
      <w:r w:rsidR="00116F52">
        <w:rPr>
          <w:rFonts w:ascii="Times New Roman" w:hAnsi="Times New Roman"/>
        </w:rPr>
        <w:t>randomly.</w:t>
      </w:r>
      <w:r w:rsidR="0068088B">
        <w:rPr>
          <w:rFonts w:ascii="Times New Roman" w:hAnsi="Times New Roman"/>
        </w:rPr>
        <w:t xml:space="preserve"> </w:t>
      </w:r>
      <w:r w:rsidR="0068088B">
        <w:rPr>
          <w:rFonts w:ascii="Times New Roman" w:hAnsi="Times New Roman"/>
        </w:rPr>
        <w:t>It has only four choices</w:t>
      </w:r>
      <w:r w:rsidR="0068088B">
        <w:rPr>
          <w:rFonts w:ascii="Times New Roman" w:hAnsi="Times New Roman"/>
        </w:rPr>
        <w:t>: north, south</w:t>
      </w:r>
      <w:r w:rsidR="00116F52">
        <w:rPr>
          <w:rFonts w:ascii="Times New Roman" w:hAnsi="Times New Roman"/>
        </w:rPr>
        <w:t>,</w:t>
      </w:r>
      <w:r w:rsidR="0068088B">
        <w:rPr>
          <w:rFonts w:ascii="Times New Roman" w:hAnsi="Times New Roman"/>
        </w:rPr>
        <w:t xml:space="preserve"> east</w:t>
      </w:r>
      <w:r w:rsidR="00116F52">
        <w:rPr>
          <w:rFonts w:ascii="Times New Roman" w:hAnsi="Times New Roman"/>
        </w:rPr>
        <w:t>,</w:t>
      </w:r>
      <w:r w:rsidR="0068088B">
        <w:rPr>
          <w:rFonts w:ascii="Times New Roman" w:hAnsi="Times New Roman"/>
        </w:rPr>
        <w:t xml:space="preserve"> and west</w:t>
      </w:r>
      <w:r w:rsidR="00116F52">
        <w:rPr>
          <w:rFonts w:ascii="Times New Roman" w:hAnsi="Times New Roman"/>
        </w:rPr>
        <w:t xml:space="preserve">. </w:t>
      </w:r>
      <w:r w:rsidR="00B270D3">
        <w:rPr>
          <w:rFonts w:ascii="Times New Roman" w:hAnsi="Times New Roman"/>
        </w:rPr>
        <w:t xml:space="preserve">it can </w:t>
      </w:r>
      <w:r w:rsidR="00B270D3">
        <w:rPr>
          <w:rFonts w:ascii="Times New Roman" w:hAnsi="Times New Roman"/>
        </w:rPr>
        <w:t>be done with this code:</w:t>
      </w:r>
    </w:p>
    <w:p w14:paraId="2AF02C63" w14:textId="519CF134" w:rsidR="00CC1EFB" w:rsidRDefault="00B270D3" w:rsidP="00CC1EFB">
      <w:pPr>
        <w:autoSpaceDE w:val="0"/>
        <w:autoSpaceDN w:val="0"/>
        <w:adjustRightInd w:val="0"/>
        <w:rPr>
          <w:rFonts w:ascii="Consolas" w:hAnsi="Consolas" w:cs="Consolas"/>
          <w:color w:val="000000"/>
          <w:sz w:val="19"/>
          <w:szCs w:val="19"/>
        </w:rPr>
      </w:pPr>
      <w:r>
        <w:rPr>
          <w:rFonts w:ascii="Times New Roman" w:hAnsi="Times New Roman"/>
        </w:rPr>
        <w:tab/>
      </w:r>
      <w:r w:rsidR="00CC1EFB">
        <w:rPr>
          <w:rFonts w:ascii="Consolas" w:hAnsi="Consolas" w:cs="Consolas"/>
          <w:color w:val="000000"/>
          <w:sz w:val="19"/>
          <w:szCs w:val="19"/>
        </w:rPr>
        <w:t xml:space="preserve">             direction = </w:t>
      </w:r>
      <w:proofErr w:type="spellStart"/>
      <w:r w:rsidR="00CC1EFB">
        <w:rPr>
          <w:rFonts w:ascii="Consolas" w:hAnsi="Consolas" w:cs="Consolas"/>
          <w:color w:val="000000"/>
          <w:sz w:val="19"/>
          <w:szCs w:val="19"/>
        </w:rPr>
        <w:t>Random.Range</w:t>
      </w:r>
      <w:proofErr w:type="spellEnd"/>
      <w:r w:rsidR="00CC1EFB">
        <w:rPr>
          <w:rFonts w:ascii="Consolas" w:hAnsi="Consolas" w:cs="Consolas"/>
          <w:color w:val="000000"/>
          <w:sz w:val="19"/>
          <w:szCs w:val="19"/>
        </w:rPr>
        <w:t xml:space="preserve">(0, </w:t>
      </w:r>
      <w:r w:rsidR="00A40C5D">
        <w:rPr>
          <w:rFonts w:ascii="Consolas" w:hAnsi="Consolas" w:cs="Consolas"/>
          <w:color w:val="000000"/>
          <w:sz w:val="19"/>
          <w:szCs w:val="19"/>
        </w:rPr>
        <w:t>2</w:t>
      </w:r>
      <w:r w:rsidR="00CC1EFB">
        <w:rPr>
          <w:rFonts w:ascii="Consolas" w:hAnsi="Consolas" w:cs="Consolas"/>
          <w:color w:val="000000"/>
          <w:sz w:val="19"/>
          <w:szCs w:val="19"/>
        </w:rPr>
        <w:t>);</w:t>
      </w:r>
    </w:p>
    <w:p w14:paraId="2D15E299" w14:textId="7F286D0B" w:rsidR="00B61216" w:rsidRDefault="00CC1EFB" w:rsidP="00B612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B61216">
        <w:rPr>
          <w:rFonts w:ascii="Consolas" w:hAnsi="Consolas" w:cs="Consolas"/>
          <w:color w:val="000000"/>
          <w:sz w:val="19"/>
          <w:szCs w:val="19"/>
        </w:rPr>
        <w:t xml:space="preserve">increment = </w:t>
      </w:r>
      <w:proofErr w:type="spellStart"/>
      <w:r w:rsidR="00B61216">
        <w:rPr>
          <w:rFonts w:ascii="Consolas" w:hAnsi="Consolas" w:cs="Consolas"/>
          <w:color w:val="000000"/>
          <w:sz w:val="19"/>
          <w:szCs w:val="19"/>
        </w:rPr>
        <w:t>Random.Range</w:t>
      </w:r>
      <w:proofErr w:type="spellEnd"/>
      <w:r w:rsidR="00B61216">
        <w:rPr>
          <w:rFonts w:ascii="Consolas" w:hAnsi="Consolas" w:cs="Consolas"/>
          <w:color w:val="000000"/>
          <w:sz w:val="19"/>
          <w:szCs w:val="19"/>
        </w:rPr>
        <w:t>(-1, 1);</w:t>
      </w:r>
    </w:p>
    <w:p w14:paraId="3BA2C2DA" w14:textId="77777777" w:rsidR="00B61216" w:rsidRDefault="00B61216" w:rsidP="00B612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(increment == 0)</w:t>
      </w:r>
    </w:p>
    <w:p w14:paraId="6E19F2AB" w14:textId="77777777" w:rsidR="00B61216" w:rsidRDefault="00B61216" w:rsidP="00B612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47F8347" w14:textId="77777777" w:rsidR="00B61216" w:rsidRDefault="00B61216" w:rsidP="00B612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increment = 1;</w:t>
      </w:r>
    </w:p>
    <w:p w14:paraId="7C6EB0FF" w14:textId="77777777" w:rsidR="001643D9" w:rsidRDefault="00B61216" w:rsidP="00B61216">
      <w:pPr>
        <w:spacing w:line="480" w:lineRule="auto"/>
        <w:rPr>
          <w:rFonts w:ascii="Consolas" w:hAnsi="Consolas" w:cs="Consolas"/>
          <w:color w:val="000000"/>
          <w:sz w:val="19"/>
          <w:szCs w:val="19"/>
        </w:rPr>
      </w:pPr>
      <w:r>
        <w:rPr>
          <w:rFonts w:ascii="Consolas" w:hAnsi="Consolas" w:cs="Consolas"/>
          <w:color w:val="000000"/>
          <w:sz w:val="19"/>
          <w:szCs w:val="19"/>
        </w:rPr>
        <w:t xml:space="preserve">                    }</w:t>
      </w:r>
    </w:p>
    <w:p w14:paraId="3CF38E0A" w14:textId="404B5CEF" w:rsidR="00B61216" w:rsidRDefault="001643D9" w:rsidP="00B61216">
      <w:pPr>
        <w:spacing w:line="48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partialLengthCount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MinPartialLength</w:t>
      </w:r>
      <w:proofErr w:type="spellEnd"/>
      <w:r>
        <w:rPr>
          <w:rFonts w:ascii="Consolas" w:hAnsi="Consolas" w:cs="Consolas"/>
          <w:color w:val="000000"/>
          <w:sz w:val="19"/>
          <w:szCs w:val="19"/>
        </w:rPr>
        <w:t>;</w:t>
      </w:r>
      <w:r w:rsidR="0062207A">
        <w:rPr>
          <w:rFonts w:ascii="Consolas" w:hAnsi="Consolas" w:cs="Consolas"/>
          <w:color w:val="000000"/>
          <w:sz w:val="19"/>
          <w:szCs w:val="19"/>
        </w:rPr>
        <w:tab/>
      </w:r>
    </w:p>
    <w:p w14:paraId="6E33D014" w14:textId="3FCAB7FC" w:rsidR="00F4052E" w:rsidRDefault="00F4052E" w:rsidP="00D3161A">
      <w:pPr>
        <w:spacing w:line="480" w:lineRule="auto"/>
        <w:ind w:firstLine="720"/>
        <w:rPr>
          <w:rFonts w:ascii="Times New Roman" w:hAnsi="Times New Roman"/>
        </w:rPr>
      </w:pPr>
      <w:r>
        <w:rPr>
          <w:rFonts w:ascii="Times New Roman" w:hAnsi="Times New Roman"/>
        </w:rPr>
        <w:lastRenderedPageBreak/>
        <w:t>This code is also the whole conten</w:t>
      </w:r>
      <w:r w:rsidRPr="00F4052E">
        <w:rPr>
          <w:rFonts w:ascii="Times New Roman" w:hAnsi="Times New Roman" w:cs="Times New Roman"/>
        </w:rPr>
        <w:t xml:space="preserve">t of </w:t>
      </w:r>
      <w:r>
        <w:rPr>
          <w:rFonts w:ascii="Times New Roman" w:hAnsi="Times New Roman" w:cs="Times New Roman"/>
        </w:rPr>
        <w:t xml:space="preserve">the method </w:t>
      </w:r>
      <w:proofErr w:type="spellStart"/>
      <w:r w:rsidRPr="00F4052E">
        <w:rPr>
          <w:rFonts w:ascii="Times New Roman" w:hAnsi="Times New Roman" w:cs="Times New Roman"/>
          <w:color w:val="000000"/>
        </w:rPr>
        <w:t>ResetParameters</w:t>
      </w:r>
      <w:proofErr w:type="spellEnd"/>
      <w:r>
        <w:rPr>
          <w:rFonts w:ascii="Times New Roman" w:hAnsi="Times New Roman" w:cs="Times New Roman"/>
          <w:color w:val="000000"/>
        </w:rPr>
        <w:t>, which will be discussed later.</w:t>
      </w:r>
      <w:r>
        <w:rPr>
          <w:rFonts w:ascii="Times New Roman" w:hAnsi="Times New Roman"/>
        </w:rPr>
        <w:t xml:space="preserve"> </w:t>
      </w:r>
      <w:proofErr w:type="spellStart"/>
      <w:r w:rsidR="0062207A">
        <w:rPr>
          <w:rFonts w:ascii="Times New Roman" w:hAnsi="Times New Roman"/>
        </w:rPr>
        <w:t>Random.Range</w:t>
      </w:r>
      <w:proofErr w:type="spellEnd"/>
      <w:r w:rsidR="0062207A">
        <w:rPr>
          <w:rFonts w:ascii="Times New Roman" w:hAnsi="Times New Roman"/>
        </w:rPr>
        <w:t xml:space="preserve"> method provides a random integer between left parameter and right parameter, but the right parameter is </w:t>
      </w:r>
      <w:r w:rsidR="0018494C">
        <w:rPr>
          <w:rFonts w:ascii="Times New Roman" w:hAnsi="Times New Roman"/>
        </w:rPr>
        <w:t xml:space="preserve">exclusive, which means </w:t>
      </w:r>
      <w:r w:rsidR="00116F52">
        <w:rPr>
          <w:rFonts w:ascii="Times New Roman" w:hAnsi="Times New Roman"/>
        </w:rPr>
        <w:t xml:space="preserve">that </w:t>
      </w:r>
      <w:r w:rsidR="0018494C">
        <w:rPr>
          <w:rFonts w:ascii="Times New Roman" w:hAnsi="Times New Roman"/>
        </w:rPr>
        <w:t>the highest value</w:t>
      </w:r>
      <w:r w:rsidR="001A48AD">
        <w:rPr>
          <w:rFonts w:ascii="Times New Roman" w:hAnsi="Times New Roman"/>
        </w:rPr>
        <w:t xml:space="preserve"> that</w:t>
      </w:r>
      <w:r w:rsidR="0018494C">
        <w:rPr>
          <w:rFonts w:ascii="Times New Roman" w:hAnsi="Times New Roman"/>
        </w:rPr>
        <w:t xml:space="preserve"> this method returns </w:t>
      </w:r>
      <w:r w:rsidR="00C44158">
        <w:rPr>
          <w:rFonts w:ascii="Times New Roman" w:hAnsi="Times New Roman"/>
        </w:rPr>
        <w:t>is the right parameter minus one. Therefore, the first line will generate two values:</w:t>
      </w:r>
      <w:r w:rsidR="001C39A3">
        <w:rPr>
          <w:rFonts w:ascii="Times New Roman" w:hAnsi="Times New Roman"/>
        </w:rPr>
        <w:t xml:space="preserve"> 0 or 1. Each indicates </w:t>
      </w:r>
      <w:r w:rsidR="0092174D">
        <w:rPr>
          <w:rFonts w:ascii="Times New Roman" w:hAnsi="Times New Roman"/>
        </w:rPr>
        <w:t xml:space="preserve">which direction the road point should go: north-south or west-east. </w:t>
      </w:r>
      <w:r w:rsidR="00D3161A">
        <w:rPr>
          <w:rFonts w:ascii="Times New Roman" w:hAnsi="Times New Roman"/>
        </w:rPr>
        <w:t>The second method gives the increment of the road point. It also generates two values: -1 and 0. However, if the value is 0, if should be changed to 1, or it is not able to change anything.</w:t>
      </w:r>
      <w:r w:rsidR="00BD4524">
        <w:rPr>
          <w:rFonts w:ascii="Times New Roman" w:hAnsi="Times New Roman"/>
        </w:rPr>
        <w:t xml:space="preserve"> Then, combining </w:t>
      </w:r>
      <w:r w:rsidR="00AE5092">
        <w:rPr>
          <w:rFonts w:ascii="Times New Roman" w:hAnsi="Times New Roman"/>
        </w:rPr>
        <w:t>the value of direction and the value of increment will produce 4 possibilities: north, south</w:t>
      </w:r>
      <w:r w:rsidR="008A3221">
        <w:rPr>
          <w:rFonts w:ascii="Times New Roman" w:hAnsi="Times New Roman"/>
        </w:rPr>
        <w:t>,</w:t>
      </w:r>
      <w:r w:rsidR="00AE5092">
        <w:rPr>
          <w:rFonts w:ascii="Times New Roman" w:hAnsi="Times New Roman"/>
        </w:rPr>
        <w:t xml:space="preserve"> </w:t>
      </w:r>
      <w:r w:rsidR="00B07905">
        <w:rPr>
          <w:rFonts w:ascii="Times New Roman" w:hAnsi="Times New Roman"/>
        </w:rPr>
        <w:t xml:space="preserve">east and west. </w:t>
      </w:r>
    </w:p>
    <w:p w14:paraId="2F7EB0E7" w14:textId="474CF3DA" w:rsidR="00B61216" w:rsidRDefault="001643D9" w:rsidP="00D3161A">
      <w:pPr>
        <w:spacing w:line="480" w:lineRule="auto"/>
        <w:ind w:firstLine="720"/>
        <w:rPr>
          <w:rFonts w:ascii="Times New Roman" w:hAnsi="Times New Roman"/>
        </w:rPr>
      </w:pPr>
      <w:r>
        <w:rPr>
          <w:rFonts w:ascii="Times New Roman" w:hAnsi="Times New Roman"/>
        </w:rPr>
        <w:t>This code shows the whole idea of this algorithm:</w:t>
      </w:r>
    </w:p>
    <w:p w14:paraId="427E5801" w14:textId="77777777" w:rsidR="001643D9" w:rsidRDefault="001643D9" w:rsidP="001643D9">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RoadLength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F3848BC" w14:textId="0900ECCB" w:rsidR="001643D9" w:rsidRDefault="001643D9" w:rsidP="001643D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D4B4AC3" w14:textId="77777777" w:rsidR="001643D9" w:rsidRDefault="001643D9" w:rsidP="001643D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(RoadMap[</w:t>
      </w:r>
      <w:proofErr w:type="spellStart"/>
      <w:proofErr w:type="gramStart"/>
      <w:r>
        <w:rPr>
          <w:rFonts w:ascii="Consolas" w:hAnsi="Consolas" w:cs="Consolas"/>
          <w:color w:val="000000"/>
          <w:sz w:val="19"/>
          <w:szCs w:val="19"/>
        </w:rPr>
        <w:t>roadPoint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roadPoint</w:t>
      </w:r>
      <w:proofErr w:type="spellEnd"/>
      <w:r>
        <w:rPr>
          <w:rFonts w:ascii="Consolas" w:hAnsi="Consolas" w:cs="Consolas"/>
          <w:color w:val="000000"/>
          <w:sz w:val="19"/>
          <w:szCs w:val="19"/>
        </w:rPr>
        <w:t>[1]] == 1)</w:t>
      </w:r>
    </w:p>
    <w:p w14:paraId="3C7FD50F" w14:textId="77777777" w:rsidR="001643D9" w:rsidRDefault="001643D9" w:rsidP="001643D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F1D7F76" w14:textId="77777777" w:rsidR="001643D9" w:rsidRDefault="001643D9" w:rsidP="001643D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partialLengthCount</w:t>
      </w:r>
      <w:proofErr w:type="spellEnd"/>
      <w:r>
        <w:rPr>
          <w:rFonts w:ascii="Consolas" w:hAnsi="Consolas" w:cs="Consolas"/>
          <w:color w:val="000000"/>
          <w:sz w:val="19"/>
          <w:szCs w:val="19"/>
        </w:rPr>
        <w:t>-- &lt;= 0)</w:t>
      </w:r>
    </w:p>
    <w:p w14:paraId="79AF91A1" w14:textId="77777777" w:rsidR="001643D9" w:rsidRDefault="001643D9" w:rsidP="001643D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F72BD6E" w14:textId="77777777" w:rsidR="001643D9" w:rsidRDefault="001643D9" w:rsidP="001643D9">
      <w:pPr>
        <w:autoSpaceDE w:val="0"/>
        <w:autoSpaceDN w:val="0"/>
        <w:adjustRightInd w:val="0"/>
        <w:ind w:left="1440" w:firstLine="720"/>
        <w:rPr>
          <w:rFonts w:ascii="Consolas" w:hAnsi="Consolas" w:cs="Consolas"/>
          <w:color w:val="000000"/>
          <w:sz w:val="19"/>
          <w:szCs w:val="19"/>
        </w:rPr>
      </w:pPr>
      <w:proofErr w:type="spellStart"/>
      <w:proofErr w:type="gramStart"/>
      <w:r>
        <w:rPr>
          <w:rFonts w:ascii="Consolas" w:hAnsi="Consolas" w:cs="Consolas"/>
          <w:color w:val="000000"/>
          <w:sz w:val="19"/>
          <w:szCs w:val="19"/>
        </w:rPr>
        <w:t>ResetParameters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FDA0D30" w14:textId="77777777" w:rsidR="001643D9" w:rsidRDefault="001643D9" w:rsidP="001643D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B38B750" w14:textId="77777777" w:rsidR="001643D9" w:rsidRDefault="001643D9" w:rsidP="001643D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9DD5FD7" w14:textId="77777777" w:rsidR="001643D9" w:rsidRDefault="001643D9" w:rsidP="001643D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CB2849C" w14:textId="77777777" w:rsidR="001643D9" w:rsidRDefault="001643D9" w:rsidP="001643D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roadPoint</w:t>
      </w:r>
      <w:proofErr w:type="spellEnd"/>
      <w:r>
        <w:rPr>
          <w:rFonts w:ascii="Consolas" w:hAnsi="Consolas" w:cs="Consolas"/>
          <w:color w:val="000000"/>
          <w:sz w:val="19"/>
          <w:szCs w:val="19"/>
        </w:rPr>
        <w:t>[direction] += increment;</w:t>
      </w:r>
    </w:p>
    <w:p w14:paraId="779635C7" w14:textId="77777777" w:rsidR="001643D9" w:rsidRDefault="001643D9" w:rsidP="001643D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899FCB7" w14:textId="77777777" w:rsidR="001643D9" w:rsidRDefault="001643D9" w:rsidP="001643D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roadPoint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&lt; 0 || </w:t>
      </w:r>
      <w:proofErr w:type="spellStart"/>
      <w:r>
        <w:rPr>
          <w:rFonts w:ascii="Consolas" w:hAnsi="Consolas" w:cs="Consolas"/>
          <w:color w:val="000000"/>
          <w:sz w:val="19"/>
          <w:szCs w:val="19"/>
        </w:rPr>
        <w:t>roadPoint</w:t>
      </w:r>
      <w:proofErr w:type="spellEnd"/>
      <w:r>
        <w:rPr>
          <w:rFonts w:ascii="Consolas" w:hAnsi="Consolas" w:cs="Consolas"/>
          <w:color w:val="000000"/>
          <w:sz w:val="19"/>
          <w:szCs w:val="19"/>
        </w:rPr>
        <w:t xml:space="preserve">[0] &gt;= </w:t>
      </w:r>
      <w:proofErr w:type="spellStart"/>
      <w:r>
        <w:rPr>
          <w:rFonts w:ascii="Consolas" w:hAnsi="Consolas" w:cs="Consolas"/>
          <w:color w:val="000000"/>
          <w:sz w:val="19"/>
          <w:szCs w:val="19"/>
        </w:rPr>
        <w:t>mapWidth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roadPoint</w:t>
      </w:r>
      <w:proofErr w:type="spellEnd"/>
      <w:r>
        <w:rPr>
          <w:rFonts w:ascii="Consolas" w:hAnsi="Consolas" w:cs="Consolas"/>
          <w:color w:val="000000"/>
          <w:sz w:val="19"/>
          <w:szCs w:val="19"/>
        </w:rPr>
        <w:t xml:space="preserve">[1] &lt; 0 || </w:t>
      </w:r>
      <w:proofErr w:type="spellStart"/>
      <w:r>
        <w:rPr>
          <w:rFonts w:ascii="Consolas" w:hAnsi="Consolas" w:cs="Consolas"/>
          <w:color w:val="000000"/>
          <w:sz w:val="19"/>
          <w:szCs w:val="19"/>
        </w:rPr>
        <w:t>roadPoint</w:t>
      </w:r>
      <w:proofErr w:type="spellEnd"/>
      <w:r>
        <w:rPr>
          <w:rFonts w:ascii="Consolas" w:hAnsi="Consolas" w:cs="Consolas"/>
          <w:color w:val="000000"/>
          <w:sz w:val="19"/>
          <w:szCs w:val="19"/>
        </w:rPr>
        <w:t xml:space="preserve">[1] &gt;= </w:t>
      </w:r>
      <w:proofErr w:type="spellStart"/>
      <w:r>
        <w:rPr>
          <w:rFonts w:ascii="Consolas" w:hAnsi="Consolas" w:cs="Consolas"/>
          <w:color w:val="000000"/>
          <w:sz w:val="19"/>
          <w:szCs w:val="19"/>
        </w:rPr>
        <w:t>mapHeight</w:t>
      </w:r>
      <w:proofErr w:type="spellEnd"/>
      <w:r>
        <w:rPr>
          <w:rFonts w:ascii="Consolas" w:hAnsi="Consolas" w:cs="Consolas"/>
          <w:color w:val="000000"/>
          <w:sz w:val="19"/>
          <w:szCs w:val="19"/>
        </w:rPr>
        <w:t>)</w:t>
      </w:r>
    </w:p>
    <w:p w14:paraId="2680E833" w14:textId="77777777" w:rsidR="001643D9" w:rsidRDefault="001643D9" w:rsidP="001643D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A58BFB3" w14:textId="77777777" w:rsidR="001643D9" w:rsidRDefault="001643D9" w:rsidP="001643D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roadPoint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Mathf.Max</w:t>
      </w:r>
      <w:proofErr w:type="spellEnd"/>
      <w:r>
        <w:rPr>
          <w:rFonts w:ascii="Consolas" w:hAnsi="Consolas" w:cs="Consolas"/>
          <w:color w:val="000000"/>
          <w:sz w:val="19"/>
          <w:szCs w:val="19"/>
        </w:rPr>
        <w:t>(</w:t>
      </w:r>
      <w:proofErr w:type="spellStart"/>
      <w:r>
        <w:rPr>
          <w:rFonts w:ascii="Consolas" w:hAnsi="Consolas" w:cs="Consolas"/>
          <w:color w:val="000000"/>
          <w:sz w:val="19"/>
          <w:szCs w:val="19"/>
        </w:rPr>
        <w:t>roadPoint</w:t>
      </w:r>
      <w:proofErr w:type="spellEnd"/>
      <w:r>
        <w:rPr>
          <w:rFonts w:ascii="Consolas" w:hAnsi="Consolas" w:cs="Consolas"/>
          <w:color w:val="000000"/>
          <w:sz w:val="19"/>
          <w:szCs w:val="19"/>
        </w:rPr>
        <w:t>[0], 0);</w:t>
      </w:r>
    </w:p>
    <w:p w14:paraId="79BF0154" w14:textId="77777777" w:rsidR="001643D9" w:rsidRDefault="001643D9" w:rsidP="001643D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roadPoint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Mathf.Min</w:t>
      </w:r>
      <w:proofErr w:type="spellEnd"/>
      <w:r>
        <w:rPr>
          <w:rFonts w:ascii="Consolas" w:hAnsi="Consolas" w:cs="Consolas"/>
          <w:color w:val="000000"/>
          <w:sz w:val="19"/>
          <w:szCs w:val="19"/>
        </w:rPr>
        <w:t>(</w:t>
      </w:r>
      <w:proofErr w:type="spellStart"/>
      <w:r>
        <w:rPr>
          <w:rFonts w:ascii="Consolas" w:hAnsi="Consolas" w:cs="Consolas"/>
          <w:color w:val="000000"/>
          <w:sz w:val="19"/>
          <w:szCs w:val="19"/>
        </w:rPr>
        <w:t>roadPoint</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mapWidth</w:t>
      </w:r>
      <w:proofErr w:type="spellEnd"/>
      <w:r>
        <w:rPr>
          <w:rFonts w:ascii="Consolas" w:hAnsi="Consolas" w:cs="Consolas"/>
          <w:color w:val="000000"/>
          <w:sz w:val="19"/>
          <w:szCs w:val="19"/>
        </w:rPr>
        <w:t xml:space="preserve"> - 1);</w:t>
      </w:r>
    </w:p>
    <w:p w14:paraId="2FA2E269" w14:textId="77777777" w:rsidR="001643D9" w:rsidRDefault="001643D9" w:rsidP="001643D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roadPoint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proofErr w:type="spellStart"/>
      <w:r>
        <w:rPr>
          <w:rFonts w:ascii="Consolas" w:hAnsi="Consolas" w:cs="Consolas"/>
          <w:color w:val="000000"/>
          <w:sz w:val="19"/>
          <w:szCs w:val="19"/>
        </w:rPr>
        <w:t>Mathf.Max</w:t>
      </w:r>
      <w:proofErr w:type="spellEnd"/>
      <w:r>
        <w:rPr>
          <w:rFonts w:ascii="Consolas" w:hAnsi="Consolas" w:cs="Consolas"/>
          <w:color w:val="000000"/>
          <w:sz w:val="19"/>
          <w:szCs w:val="19"/>
        </w:rPr>
        <w:t>(</w:t>
      </w:r>
      <w:proofErr w:type="spellStart"/>
      <w:r>
        <w:rPr>
          <w:rFonts w:ascii="Consolas" w:hAnsi="Consolas" w:cs="Consolas"/>
          <w:color w:val="000000"/>
          <w:sz w:val="19"/>
          <w:szCs w:val="19"/>
        </w:rPr>
        <w:t>roadPoint</w:t>
      </w:r>
      <w:proofErr w:type="spellEnd"/>
      <w:r>
        <w:rPr>
          <w:rFonts w:ascii="Consolas" w:hAnsi="Consolas" w:cs="Consolas"/>
          <w:color w:val="000000"/>
          <w:sz w:val="19"/>
          <w:szCs w:val="19"/>
        </w:rPr>
        <w:t>[1], 0);</w:t>
      </w:r>
    </w:p>
    <w:p w14:paraId="16D4A965" w14:textId="77777777" w:rsidR="001643D9" w:rsidRDefault="001643D9" w:rsidP="001643D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roadPoint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proofErr w:type="spellStart"/>
      <w:r>
        <w:rPr>
          <w:rFonts w:ascii="Consolas" w:hAnsi="Consolas" w:cs="Consolas"/>
          <w:color w:val="000000"/>
          <w:sz w:val="19"/>
          <w:szCs w:val="19"/>
        </w:rPr>
        <w:t>Mathf.Min</w:t>
      </w:r>
      <w:proofErr w:type="spellEnd"/>
      <w:r>
        <w:rPr>
          <w:rFonts w:ascii="Consolas" w:hAnsi="Consolas" w:cs="Consolas"/>
          <w:color w:val="000000"/>
          <w:sz w:val="19"/>
          <w:szCs w:val="19"/>
        </w:rPr>
        <w:t>(</w:t>
      </w:r>
      <w:proofErr w:type="spellStart"/>
      <w:r>
        <w:rPr>
          <w:rFonts w:ascii="Consolas" w:hAnsi="Consolas" w:cs="Consolas"/>
          <w:color w:val="000000"/>
          <w:sz w:val="19"/>
          <w:szCs w:val="19"/>
        </w:rPr>
        <w:t>roadPoint</w:t>
      </w:r>
      <w:proofErr w:type="spellEnd"/>
      <w:r>
        <w:rPr>
          <w:rFonts w:ascii="Consolas" w:hAnsi="Consolas" w:cs="Consolas"/>
          <w:color w:val="000000"/>
          <w:sz w:val="19"/>
          <w:szCs w:val="19"/>
        </w:rPr>
        <w:t xml:space="preserve">[1], </w:t>
      </w:r>
      <w:proofErr w:type="spellStart"/>
      <w:r>
        <w:rPr>
          <w:rFonts w:ascii="Consolas" w:hAnsi="Consolas" w:cs="Consolas"/>
          <w:color w:val="000000"/>
          <w:sz w:val="19"/>
          <w:szCs w:val="19"/>
        </w:rPr>
        <w:t>mapHeight</w:t>
      </w:r>
      <w:proofErr w:type="spellEnd"/>
      <w:r>
        <w:rPr>
          <w:rFonts w:ascii="Consolas" w:hAnsi="Consolas" w:cs="Consolas"/>
          <w:color w:val="000000"/>
          <w:sz w:val="19"/>
          <w:szCs w:val="19"/>
        </w:rPr>
        <w:t xml:space="preserve"> - 1);</w:t>
      </w:r>
    </w:p>
    <w:p w14:paraId="633118BD" w14:textId="77777777" w:rsidR="001643D9" w:rsidRDefault="001643D9" w:rsidP="001643D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D8EE373" w14:textId="41D25720" w:rsidR="001643D9" w:rsidRDefault="001643D9" w:rsidP="001643D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D653F1E" w14:textId="1419DA8E" w:rsidR="00E56170" w:rsidRDefault="00E56170" w:rsidP="001643D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RoadMap[</w:t>
      </w:r>
      <w:proofErr w:type="spellStart"/>
      <w:proofErr w:type="gramStart"/>
      <w:r>
        <w:rPr>
          <w:rFonts w:ascii="Consolas" w:hAnsi="Consolas" w:cs="Consolas"/>
          <w:color w:val="000000"/>
          <w:sz w:val="19"/>
          <w:szCs w:val="19"/>
        </w:rPr>
        <w:t>roadPoint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roadPoint</w:t>
      </w:r>
      <w:proofErr w:type="spellEnd"/>
      <w:r>
        <w:rPr>
          <w:rFonts w:ascii="Consolas" w:hAnsi="Consolas" w:cs="Consolas"/>
          <w:color w:val="000000"/>
          <w:sz w:val="19"/>
          <w:szCs w:val="19"/>
        </w:rPr>
        <w:t>[1]] = 1;</w:t>
      </w:r>
    </w:p>
    <w:p w14:paraId="1DB895FC" w14:textId="77777777" w:rsidR="001643D9" w:rsidRDefault="001643D9" w:rsidP="001643D9">
      <w:pPr>
        <w:spacing w:line="480" w:lineRule="auto"/>
        <w:rPr>
          <w:rFonts w:ascii="Times New Roman" w:hAnsi="Times New Roman"/>
        </w:rPr>
      </w:pPr>
      <w:r>
        <w:rPr>
          <w:rFonts w:ascii="Consolas" w:hAnsi="Consolas" w:cs="Consolas"/>
          <w:color w:val="000000"/>
          <w:sz w:val="19"/>
          <w:szCs w:val="19"/>
        </w:rPr>
        <w:t xml:space="preserve">        }</w:t>
      </w:r>
    </w:p>
    <w:p w14:paraId="7F6AE273" w14:textId="5FDE7D52" w:rsidR="001643D9" w:rsidRDefault="001643D9" w:rsidP="00D3161A">
      <w:pPr>
        <w:spacing w:line="480" w:lineRule="auto"/>
        <w:ind w:firstLine="720"/>
        <w:rPr>
          <w:rFonts w:ascii="Times New Roman" w:hAnsi="Times New Roman"/>
        </w:rPr>
      </w:pPr>
      <w:r>
        <w:rPr>
          <w:rFonts w:ascii="Times New Roman" w:hAnsi="Times New Roman"/>
        </w:rPr>
        <w:t xml:space="preserve">The city has a maximum road length, which is given by a variable called </w:t>
      </w:r>
      <w:proofErr w:type="spellStart"/>
      <w:r>
        <w:rPr>
          <w:rFonts w:ascii="Times New Roman" w:hAnsi="Times New Roman"/>
        </w:rPr>
        <w:t>RoadLength</w:t>
      </w:r>
      <w:proofErr w:type="spellEnd"/>
      <w:r>
        <w:rPr>
          <w:rFonts w:ascii="Times New Roman" w:hAnsi="Times New Roman"/>
        </w:rPr>
        <w:t xml:space="preserve">. The algorithm stops at the maximum road length been reached. Variable </w:t>
      </w:r>
      <w:proofErr w:type="spellStart"/>
      <w:r>
        <w:rPr>
          <w:rFonts w:ascii="Times New Roman" w:hAnsi="Times New Roman"/>
        </w:rPr>
        <w:t>roadPoint</w:t>
      </w:r>
      <w:proofErr w:type="spellEnd"/>
      <w:r>
        <w:rPr>
          <w:rFonts w:ascii="Times New Roman" w:hAnsi="Times New Roman"/>
        </w:rPr>
        <w:t xml:space="preserve"> is an array containing two members, which are X and Y. It represents current position the road point is. </w:t>
      </w:r>
      <w:r w:rsidR="00F4052E">
        <w:rPr>
          <w:rFonts w:ascii="Times New Roman" w:hAnsi="Times New Roman"/>
        </w:rPr>
        <w:t>The road point is moving one unit each time until it reaches the limit of partial length</w:t>
      </w:r>
      <w:r w:rsidR="00F4052E">
        <w:rPr>
          <w:rFonts w:ascii="Times New Roman" w:hAnsi="Times New Roman"/>
        </w:rPr>
        <w:t xml:space="preserve">, which is </w:t>
      </w:r>
      <w:proofErr w:type="spellStart"/>
      <w:r w:rsidR="00F4052E" w:rsidRPr="00F4052E">
        <w:rPr>
          <w:rFonts w:ascii="Times New Roman" w:hAnsi="Times New Roman" w:cs="Times New Roman"/>
          <w:color w:val="000000"/>
        </w:rPr>
        <w:lastRenderedPageBreak/>
        <w:t>partialLengthCount</w:t>
      </w:r>
      <w:proofErr w:type="spellEnd"/>
      <w:r w:rsidR="00F4052E">
        <w:rPr>
          <w:rFonts w:ascii="Times New Roman" w:hAnsi="Times New Roman" w:cs="Times New Roman"/>
          <w:color w:val="000000"/>
        </w:rPr>
        <w:t xml:space="preserve"> in the code above.</w:t>
      </w:r>
      <w:r w:rsidR="00F4052E">
        <w:rPr>
          <w:rFonts w:ascii="Times New Roman" w:hAnsi="Times New Roman"/>
        </w:rPr>
        <w:t xml:space="preserve"> It defines how much the road point can move </w:t>
      </w:r>
      <w:r w:rsidR="00E56170">
        <w:rPr>
          <w:rFonts w:ascii="Times New Roman" w:hAnsi="Times New Roman"/>
        </w:rPr>
        <w:t>to</w:t>
      </w:r>
      <w:r w:rsidR="00F4052E">
        <w:rPr>
          <w:rFonts w:ascii="Times New Roman" w:hAnsi="Times New Roman"/>
        </w:rPr>
        <w:t xml:space="preserve"> the direction decided by the mixed value of direction and increment. When the limit is reached, the road point should change </w:t>
      </w:r>
      <w:r w:rsidR="00E56170">
        <w:rPr>
          <w:rFonts w:ascii="Times New Roman" w:hAnsi="Times New Roman"/>
        </w:rPr>
        <w:t>the</w:t>
      </w:r>
      <w:r w:rsidR="00F4052E">
        <w:rPr>
          <w:rFonts w:ascii="Times New Roman" w:hAnsi="Times New Roman"/>
        </w:rPr>
        <w:t xml:space="preserve"> direction</w:t>
      </w:r>
      <w:r w:rsidR="00F4052E">
        <w:rPr>
          <w:rFonts w:ascii="Times New Roman" w:hAnsi="Times New Roman"/>
        </w:rPr>
        <w:t xml:space="preserve"> by calling the method </w:t>
      </w:r>
      <w:proofErr w:type="spellStart"/>
      <w:r w:rsidR="00F4052E" w:rsidRPr="00F4052E">
        <w:rPr>
          <w:rFonts w:ascii="Times New Roman" w:hAnsi="Times New Roman" w:cs="Times New Roman"/>
          <w:color w:val="000000"/>
        </w:rPr>
        <w:t>ResetParameters</w:t>
      </w:r>
      <w:proofErr w:type="spellEnd"/>
      <w:r w:rsidR="00F4052E">
        <w:rPr>
          <w:rFonts w:ascii="Times New Roman" w:hAnsi="Times New Roman" w:cs="Times New Roman"/>
          <w:color w:val="000000"/>
        </w:rPr>
        <w:t xml:space="preserve">. </w:t>
      </w:r>
      <w:r w:rsidR="00E56170">
        <w:rPr>
          <w:rFonts w:ascii="Times New Roman" w:hAnsi="Times New Roman"/>
        </w:rPr>
        <w:t xml:space="preserve">However, it can change to the same direction as it previously was. </w:t>
      </w:r>
      <w:r w:rsidR="00F4052E">
        <w:rPr>
          <w:rFonts w:ascii="Times New Roman" w:hAnsi="Times New Roman" w:cs="Times New Roman"/>
          <w:color w:val="000000"/>
        </w:rPr>
        <w:t>The next few lines mark where the road should be built. RoadMap is a 2D array. The size of the matrix is exactly the size of the city.</w:t>
      </w:r>
      <w:r w:rsidR="00E56170">
        <w:rPr>
          <w:rFonts w:ascii="Times New Roman" w:hAnsi="Times New Roman" w:cs="Times New Roman"/>
          <w:color w:val="000000"/>
        </w:rPr>
        <w:t xml:space="preserve"> The values of the matrix initially are all zeros. Zero stands for the place where is not available for building a road.</w:t>
      </w:r>
      <w:r w:rsidR="00F4052E">
        <w:rPr>
          <w:rFonts w:ascii="Times New Roman" w:hAnsi="Times New Roman" w:cs="Times New Roman"/>
          <w:color w:val="000000"/>
        </w:rPr>
        <w:t xml:space="preserve"> It is the map that will be marked to indicate where the roads are in the city. Then, there is an if-statement to check if the road point is outside the map. If it is, following four lines will adjust the offset to make sure the road point is always inside the map.</w:t>
      </w:r>
      <w:r w:rsidR="00E56170">
        <w:rPr>
          <w:rFonts w:ascii="Times New Roman" w:hAnsi="Times New Roman" w:cs="Times New Roman"/>
          <w:color w:val="000000"/>
        </w:rPr>
        <w:t xml:space="preserve"> </w:t>
      </w:r>
      <w:r w:rsidR="00E56170">
        <w:rPr>
          <w:rFonts w:ascii="Times New Roman" w:hAnsi="Times New Roman" w:cs="Times New Roman"/>
          <w:color w:val="000000"/>
        </w:rPr>
        <w:t>The last line</w:t>
      </w:r>
      <w:r w:rsidR="00E56170">
        <w:rPr>
          <w:rFonts w:ascii="Times New Roman" w:hAnsi="Times New Roman" w:cs="Times New Roman"/>
          <w:color w:val="000000"/>
        </w:rPr>
        <w:t xml:space="preserve"> </w:t>
      </w:r>
      <w:r w:rsidR="00E56170">
        <w:rPr>
          <w:rFonts w:ascii="Times New Roman" w:hAnsi="Times New Roman" w:cs="Times New Roman"/>
          <w:color w:val="000000"/>
        </w:rPr>
        <w:t xml:space="preserve">is the code marking the place where road </w:t>
      </w:r>
      <w:r w:rsidR="00E56170">
        <w:rPr>
          <w:rFonts w:ascii="Times New Roman" w:hAnsi="Times New Roman" w:cs="Times New Roman"/>
          <w:color w:val="000000"/>
        </w:rPr>
        <w:t>should be</w:t>
      </w:r>
      <w:r w:rsidR="00E56170">
        <w:rPr>
          <w:rFonts w:ascii="Times New Roman" w:hAnsi="Times New Roman" w:cs="Times New Roman"/>
          <w:color w:val="000000"/>
        </w:rPr>
        <w:t xml:space="preserve"> built</w:t>
      </w:r>
      <w:r w:rsidR="00E56170">
        <w:rPr>
          <w:rFonts w:ascii="Times New Roman" w:hAnsi="Times New Roman" w:cs="Times New Roman"/>
          <w:color w:val="000000"/>
        </w:rPr>
        <w:t xml:space="preserve">, </w:t>
      </w:r>
      <w:r w:rsidR="00E56170">
        <w:rPr>
          <w:rFonts w:ascii="Times New Roman" w:hAnsi="Times New Roman" w:cs="Times New Roman"/>
          <w:color w:val="000000"/>
        </w:rPr>
        <w:t xml:space="preserve">which </w:t>
      </w:r>
      <w:r w:rsidR="00E56170">
        <w:rPr>
          <w:rFonts w:ascii="Times New Roman" w:hAnsi="Times New Roman" w:cs="Times New Roman"/>
          <w:color w:val="000000"/>
        </w:rPr>
        <w:t>is an assignment of</w:t>
      </w:r>
      <w:r w:rsidR="00E56170">
        <w:rPr>
          <w:rFonts w:ascii="Times New Roman" w:hAnsi="Times New Roman" w:cs="Times New Roman"/>
          <w:color w:val="000000"/>
        </w:rPr>
        <w:t xml:space="preserve"> a value one to the road map at the position given by the variable </w:t>
      </w:r>
      <w:proofErr w:type="spellStart"/>
      <w:r w:rsidR="00E56170">
        <w:rPr>
          <w:rFonts w:ascii="Times New Roman" w:hAnsi="Times New Roman" w:cs="Times New Roman"/>
          <w:color w:val="000000"/>
        </w:rPr>
        <w:t>roadPoint</w:t>
      </w:r>
      <w:proofErr w:type="spellEnd"/>
      <w:r w:rsidR="00E56170">
        <w:rPr>
          <w:rFonts w:ascii="Times New Roman" w:hAnsi="Times New Roman" w:cs="Times New Roman"/>
          <w:color w:val="000000"/>
        </w:rPr>
        <w:t>.</w:t>
      </w:r>
    </w:p>
    <w:p w14:paraId="0A60C20E" w14:textId="48BFD7E6" w:rsidR="00B85B69" w:rsidRDefault="00F10A47" w:rsidP="001643D9">
      <w:pPr>
        <w:spacing w:line="480" w:lineRule="auto"/>
        <w:ind w:firstLine="720"/>
        <w:rPr>
          <w:rFonts w:ascii="Times New Roman" w:hAnsi="Times New Roman"/>
        </w:rPr>
      </w:pPr>
      <w:r>
        <w:rPr>
          <w:rFonts w:ascii="Times New Roman" w:hAnsi="Times New Roman"/>
        </w:rPr>
        <w:t xml:space="preserve">There </w:t>
      </w:r>
      <w:r w:rsidR="00710A3B">
        <w:rPr>
          <w:rFonts w:ascii="Times New Roman" w:hAnsi="Times New Roman"/>
        </w:rPr>
        <w:t>are two special roads with traffic lights: X</w:t>
      </w:r>
      <w:r>
        <w:rPr>
          <w:rFonts w:ascii="Times New Roman" w:hAnsi="Times New Roman"/>
        </w:rPr>
        <w:t>-</w:t>
      </w:r>
      <w:r w:rsidR="00710A3B">
        <w:rPr>
          <w:rFonts w:ascii="Times New Roman" w:hAnsi="Times New Roman"/>
        </w:rPr>
        <w:t>road and T</w:t>
      </w:r>
      <w:r>
        <w:rPr>
          <w:rFonts w:ascii="Times New Roman" w:hAnsi="Times New Roman"/>
        </w:rPr>
        <w:t>-</w:t>
      </w:r>
      <w:r w:rsidR="00710A3B">
        <w:rPr>
          <w:rFonts w:ascii="Times New Roman" w:hAnsi="Times New Roman"/>
        </w:rPr>
        <w:t xml:space="preserve">road. </w:t>
      </w:r>
      <w:r w:rsidR="009959E9">
        <w:rPr>
          <w:rFonts w:ascii="Times New Roman" w:hAnsi="Times New Roman"/>
        </w:rPr>
        <w:t>X</w:t>
      </w:r>
      <w:r>
        <w:rPr>
          <w:rFonts w:ascii="Times New Roman" w:hAnsi="Times New Roman"/>
        </w:rPr>
        <w:t>-</w:t>
      </w:r>
      <w:r w:rsidR="009959E9">
        <w:rPr>
          <w:rFonts w:ascii="Times New Roman" w:hAnsi="Times New Roman"/>
        </w:rPr>
        <w:t xml:space="preserve">road is determined by a point marked by road point and all 4 points surrounding it </w:t>
      </w:r>
      <w:r w:rsidR="00A02E7E">
        <w:rPr>
          <w:rFonts w:ascii="Times New Roman" w:hAnsi="Times New Roman"/>
        </w:rPr>
        <w:t>are also marked by road point</w:t>
      </w:r>
      <w:r w:rsidR="00EB52BA">
        <w:rPr>
          <w:rFonts w:ascii="Times New Roman" w:hAnsi="Times New Roman"/>
        </w:rPr>
        <w:t xml:space="preserve">, which is the method </w:t>
      </w:r>
      <w:proofErr w:type="spellStart"/>
      <w:r w:rsidR="00EB52BA">
        <w:rPr>
          <w:rFonts w:ascii="Times New Roman" w:hAnsi="Times New Roman"/>
        </w:rPr>
        <w:t>CheckX</w:t>
      </w:r>
      <w:proofErr w:type="spellEnd"/>
      <w:r w:rsidR="00EB52BA">
        <w:rPr>
          <w:rFonts w:ascii="Times New Roman" w:hAnsi="Times New Roman"/>
        </w:rPr>
        <w:t>.</w:t>
      </w:r>
      <w:r w:rsidR="003620E7">
        <w:rPr>
          <w:rFonts w:ascii="Times New Roman" w:hAnsi="Times New Roman"/>
        </w:rPr>
        <w:t xml:space="preserve"> T</w:t>
      </w:r>
      <w:r w:rsidR="00794B5A">
        <w:rPr>
          <w:rFonts w:ascii="Times New Roman" w:hAnsi="Times New Roman"/>
        </w:rPr>
        <w:t>-</w:t>
      </w:r>
      <w:r w:rsidR="003620E7">
        <w:rPr>
          <w:rFonts w:ascii="Times New Roman" w:hAnsi="Times New Roman"/>
        </w:rPr>
        <w:t xml:space="preserve">road is determined by a point marked by road point and </w:t>
      </w:r>
      <w:r w:rsidR="00A52B74">
        <w:rPr>
          <w:rFonts w:ascii="Times New Roman" w:hAnsi="Times New Roman"/>
        </w:rPr>
        <w:t>only 3</w:t>
      </w:r>
      <w:r w:rsidR="003620E7">
        <w:rPr>
          <w:rFonts w:ascii="Times New Roman" w:hAnsi="Times New Roman"/>
        </w:rPr>
        <w:t xml:space="preserve"> points surrounding it are also marked by road point</w:t>
      </w:r>
      <w:r w:rsidR="00EB52BA">
        <w:rPr>
          <w:rFonts w:ascii="Times New Roman" w:hAnsi="Times New Roman"/>
        </w:rPr>
        <w:t xml:space="preserve">, which is the method </w:t>
      </w:r>
      <w:proofErr w:type="spellStart"/>
      <w:r w:rsidR="00EB52BA">
        <w:rPr>
          <w:rFonts w:ascii="Times New Roman" w:hAnsi="Times New Roman"/>
        </w:rPr>
        <w:t>CheckT</w:t>
      </w:r>
      <w:proofErr w:type="spellEnd"/>
      <w:r w:rsidR="00EB52BA">
        <w:rPr>
          <w:rFonts w:ascii="Times New Roman" w:hAnsi="Times New Roman"/>
        </w:rPr>
        <w:t>.</w:t>
      </w:r>
      <w:r w:rsidR="00256383">
        <w:rPr>
          <w:rFonts w:ascii="Times New Roman" w:hAnsi="Times New Roman"/>
        </w:rPr>
        <w:t xml:space="preserve"> </w:t>
      </w:r>
      <w:r w:rsidR="00E55DF4">
        <w:rPr>
          <w:rFonts w:ascii="Times New Roman" w:hAnsi="Times New Roman"/>
        </w:rPr>
        <w:t xml:space="preserve">Other </w:t>
      </w:r>
      <w:r w:rsidR="008E0014">
        <w:rPr>
          <w:rFonts w:ascii="Times New Roman" w:hAnsi="Times New Roman"/>
        </w:rPr>
        <w:t>three roads follow the similar idea. L</w:t>
      </w:r>
      <w:r w:rsidR="00794B5A">
        <w:rPr>
          <w:rFonts w:ascii="Times New Roman" w:hAnsi="Times New Roman"/>
        </w:rPr>
        <w:t>-</w:t>
      </w:r>
      <w:r w:rsidR="008E0014">
        <w:rPr>
          <w:rFonts w:ascii="Times New Roman" w:hAnsi="Times New Roman"/>
        </w:rPr>
        <w:t>road</w:t>
      </w:r>
      <w:r w:rsidR="00A52B74">
        <w:rPr>
          <w:rFonts w:ascii="Times New Roman" w:hAnsi="Times New Roman"/>
        </w:rPr>
        <w:t xml:space="preserve"> is determined by a point marked by road point and only 2 points that are not face-to-face are marked by road point</w:t>
      </w:r>
      <w:r w:rsidR="00EB52BA">
        <w:rPr>
          <w:rFonts w:ascii="Times New Roman" w:hAnsi="Times New Roman"/>
        </w:rPr>
        <w:t xml:space="preserve">, which is the method </w:t>
      </w:r>
      <w:proofErr w:type="spellStart"/>
      <w:r w:rsidR="00EB52BA">
        <w:rPr>
          <w:rFonts w:ascii="Times New Roman" w:hAnsi="Times New Roman"/>
        </w:rPr>
        <w:t>CheckL</w:t>
      </w:r>
      <w:proofErr w:type="spellEnd"/>
      <w:r w:rsidR="00EB52BA">
        <w:rPr>
          <w:rFonts w:ascii="Times New Roman" w:hAnsi="Times New Roman"/>
        </w:rPr>
        <w:t>.</w:t>
      </w:r>
      <w:r w:rsidR="00A52B74">
        <w:rPr>
          <w:rFonts w:ascii="Times New Roman" w:hAnsi="Times New Roman"/>
        </w:rPr>
        <w:t xml:space="preserve"> If two points that are face-to-face</w:t>
      </w:r>
      <w:r w:rsidR="00056462">
        <w:rPr>
          <w:rFonts w:ascii="Times New Roman" w:hAnsi="Times New Roman"/>
        </w:rPr>
        <w:t>, then the program</w:t>
      </w:r>
      <w:r w:rsidR="00A52B74">
        <w:rPr>
          <w:rFonts w:ascii="Times New Roman" w:hAnsi="Times New Roman"/>
        </w:rPr>
        <w:t xml:space="preserve"> </w:t>
      </w:r>
      <w:r w:rsidR="00781DAE">
        <w:rPr>
          <w:rFonts w:ascii="Times New Roman" w:hAnsi="Times New Roman"/>
        </w:rPr>
        <w:t>should give the city an I</w:t>
      </w:r>
      <w:r w:rsidR="00056462">
        <w:rPr>
          <w:rFonts w:ascii="Times New Roman" w:hAnsi="Times New Roman"/>
        </w:rPr>
        <w:t>-</w:t>
      </w:r>
      <w:r w:rsidR="00781DAE">
        <w:rPr>
          <w:rFonts w:ascii="Times New Roman" w:hAnsi="Times New Roman"/>
        </w:rPr>
        <w:t>road</w:t>
      </w:r>
      <w:r w:rsidR="00EB52BA">
        <w:rPr>
          <w:rFonts w:ascii="Times New Roman" w:hAnsi="Times New Roman"/>
        </w:rPr>
        <w:t xml:space="preserve">, which is the method </w:t>
      </w:r>
      <w:proofErr w:type="spellStart"/>
      <w:r w:rsidR="00EB52BA">
        <w:rPr>
          <w:rFonts w:ascii="Times New Roman" w:hAnsi="Times New Roman"/>
        </w:rPr>
        <w:t>CheckI</w:t>
      </w:r>
      <w:proofErr w:type="spellEnd"/>
      <w:r w:rsidR="00EB52BA">
        <w:rPr>
          <w:rFonts w:ascii="Times New Roman" w:hAnsi="Times New Roman"/>
        </w:rPr>
        <w:t>.</w:t>
      </w:r>
      <w:r w:rsidR="00781DAE">
        <w:rPr>
          <w:rFonts w:ascii="Times New Roman" w:hAnsi="Times New Roman"/>
        </w:rPr>
        <w:t xml:space="preserve"> If there is only one</w:t>
      </w:r>
      <w:r w:rsidR="00056462">
        <w:rPr>
          <w:rFonts w:ascii="Times New Roman" w:hAnsi="Times New Roman"/>
        </w:rPr>
        <w:t xml:space="preserve"> marked road point</w:t>
      </w:r>
      <w:r w:rsidR="00781DAE">
        <w:rPr>
          <w:rFonts w:ascii="Times New Roman" w:hAnsi="Times New Roman"/>
        </w:rPr>
        <w:t>, it gives the city an I</w:t>
      </w:r>
      <w:r w:rsidR="00056462">
        <w:rPr>
          <w:rFonts w:ascii="Times New Roman" w:hAnsi="Times New Roman"/>
        </w:rPr>
        <w:t>-</w:t>
      </w:r>
      <w:r w:rsidR="00781DAE">
        <w:rPr>
          <w:rFonts w:ascii="Times New Roman" w:hAnsi="Times New Roman"/>
        </w:rPr>
        <w:t>road with an end</w:t>
      </w:r>
      <w:r w:rsidR="00EB52BA">
        <w:rPr>
          <w:rFonts w:ascii="Times New Roman" w:hAnsi="Times New Roman"/>
        </w:rPr>
        <w:t xml:space="preserve">, which is the method </w:t>
      </w:r>
      <w:proofErr w:type="spellStart"/>
      <w:r w:rsidR="00EB52BA">
        <w:rPr>
          <w:rFonts w:ascii="Times New Roman" w:hAnsi="Times New Roman"/>
        </w:rPr>
        <w:t>CheckIWithAnEnd</w:t>
      </w:r>
      <w:proofErr w:type="spellEnd"/>
      <w:r w:rsidR="00EB52BA">
        <w:rPr>
          <w:rFonts w:ascii="Times New Roman" w:hAnsi="Times New Roman"/>
        </w:rPr>
        <w:t>.</w:t>
      </w:r>
      <w:r w:rsidR="00E56170">
        <w:rPr>
          <w:rFonts w:ascii="Times New Roman" w:hAnsi="Times New Roman"/>
        </w:rPr>
        <w:t xml:space="preserve"> The whole code:</w:t>
      </w:r>
    </w:p>
    <w:p w14:paraId="6EBABDC3" w14:textId="77777777" w:rsidR="00E56170" w:rsidRDefault="00E56170" w:rsidP="00E5617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mapWidth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D0ECEDD" w14:textId="77777777" w:rsidR="00E56170" w:rsidRDefault="00E56170" w:rsidP="00E56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C22B2DB" w14:textId="77777777" w:rsidR="00E56170" w:rsidRDefault="00E56170" w:rsidP="00E56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t>
      </w:r>
      <w:proofErr w:type="spellStart"/>
      <w:r>
        <w:rPr>
          <w:rFonts w:ascii="Consolas" w:hAnsi="Consolas" w:cs="Consolas"/>
          <w:color w:val="000000"/>
          <w:sz w:val="19"/>
          <w:szCs w:val="19"/>
        </w:rPr>
        <w:t>mapHeight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2A342260" w14:textId="77777777" w:rsidR="00E56170" w:rsidRDefault="00E56170" w:rsidP="00E56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D1773CD" w14:textId="77777777" w:rsidR="00E56170" w:rsidRDefault="00E56170" w:rsidP="00E56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RoadMap[</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j] != 1)</w:t>
      </w:r>
    </w:p>
    <w:p w14:paraId="77C2386A" w14:textId="77777777" w:rsidR="00E56170" w:rsidRDefault="00E56170" w:rsidP="00E56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0FB3C81" w14:textId="77777777" w:rsidR="00E56170" w:rsidRDefault="00E56170" w:rsidP="00E56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714D26C2" w14:textId="77777777" w:rsidR="00E56170" w:rsidRDefault="00E56170" w:rsidP="00E56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A619CDC" w14:textId="615D6C77" w:rsidR="00E56170" w:rsidRDefault="00E56170" w:rsidP="00EB52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sidR="00EB52BA">
        <w:rPr>
          <w:rFonts w:ascii="Consolas" w:hAnsi="Consolas" w:cs="Consolas"/>
          <w:color w:val="000000"/>
          <w:sz w:val="19"/>
          <w:szCs w:val="19"/>
        </w:rPr>
        <w:t>CheckX</w:t>
      </w:r>
      <w:proofErr w:type="spellEnd"/>
      <w:r w:rsidR="00EB52BA">
        <w:rPr>
          <w:rFonts w:ascii="Consolas" w:hAnsi="Consolas" w:cs="Consolas"/>
          <w:color w:val="000000"/>
          <w:sz w:val="19"/>
          <w:szCs w:val="19"/>
        </w:rPr>
        <w:t>(</w:t>
      </w:r>
      <w:proofErr w:type="gramEnd"/>
      <w:r w:rsidR="00EB52BA">
        <w:rPr>
          <w:rFonts w:ascii="Consolas" w:hAnsi="Consolas" w:cs="Consolas"/>
          <w:color w:val="000000"/>
          <w:sz w:val="19"/>
          <w:szCs w:val="19"/>
        </w:rPr>
        <w:t>RoadMap[</w:t>
      </w:r>
      <w:proofErr w:type="spellStart"/>
      <w:r w:rsidR="00EB52BA">
        <w:rPr>
          <w:rFonts w:ascii="Consolas" w:hAnsi="Consolas" w:cs="Consolas"/>
          <w:color w:val="000000"/>
          <w:sz w:val="19"/>
          <w:szCs w:val="19"/>
        </w:rPr>
        <w:t>i</w:t>
      </w:r>
      <w:proofErr w:type="spellEnd"/>
      <w:r w:rsidR="00EB52BA">
        <w:rPr>
          <w:rFonts w:ascii="Consolas" w:hAnsi="Consolas" w:cs="Consolas"/>
          <w:color w:val="000000"/>
          <w:sz w:val="19"/>
          <w:szCs w:val="19"/>
        </w:rPr>
        <w:t>, j]</w:t>
      </w:r>
      <w:r w:rsidR="00EB52BA">
        <w:rPr>
          <w:rFonts w:ascii="Consolas" w:hAnsi="Consolas" w:cs="Consolas"/>
          <w:color w:val="000000"/>
          <w:sz w:val="19"/>
          <w:szCs w:val="19"/>
        </w:rPr>
        <w:t>)</w:t>
      </w:r>
      <w:r>
        <w:rPr>
          <w:rFonts w:ascii="Consolas" w:hAnsi="Consolas" w:cs="Consolas"/>
          <w:color w:val="000000"/>
          <w:sz w:val="19"/>
          <w:szCs w:val="19"/>
        </w:rPr>
        <w:t>)</w:t>
      </w:r>
    </w:p>
    <w:p w14:paraId="7DCB713F" w14:textId="7D270856" w:rsidR="00E56170" w:rsidRDefault="00E56170" w:rsidP="00E56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D77B9E9" w14:textId="581707FE" w:rsidR="00EB52BA" w:rsidRDefault="00EB52BA" w:rsidP="00E56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BuildX</w:t>
      </w:r>
      <w:proofErr w:type="spellEnd"/>
      <w:r>
        <w:rPr>
          <w:rFonts w:ascii="Consolas" w:hAnsi="Consolas" w:cs="Consolas"/>
          <w:color w:val="000000"/>
          <w:sz w:val="19"/>
          <w:szCs w:val="19"/>
        </w:rPr>
        <w:t>(</w:t>
      </w:r>
      <w:proofErr w:type="gramEnd"/>
      <w:r>
        <w:rPr>
          <w:rFonts w:ascii="Consolas" w:hAnsi="Consolas" w:cs="Consolas"/>
          <w:color w:val="000000"/>
          <w:sz w:val="19"/>
          <w:szCs w:val="19"/>
        </w:rPr>
        <w:t>RoadMap[</w:t>
      </w:r>
      <w:proofErr w:type="spellStart"/>
      <w:r>
        <w:rPr>
          <w:rFonts w:ascii="Consolas" w:hAnsi="Consolas" w:cs="Consolas"/>
          <w:color w:val="000000"/>
          <w:sz w:val="19"/>
          <w:szCs w:val="19"/>
        </w:rPr>
        <w:t>i</w:t>
      </w:r>
      <w:proofErr w:type="spellEnd"/>
      <w:r>
        <w:rPr>
          <w:rFonts w:ascii="Consolas" w:hAnsi="Consolas" w:cs="Consolas"/>
          <w:color w:val="000000"/>
          <w:sz w:val="19"/>
          <w:szCs w:val="19"/>
        </w:rPr>
        <w:t>, j]</w:t>
      </w:r>
      <w:r>
        <w:rPr>
          <w:rFonts w:ascii="Consolas" w:hAnsi="Consolas" w:cs="Consolas"/>
          <w:color w:val="000000"/>
          <w:sz w:val="19"/>
          <w:szCs w:val="19"/>
        </w:rPr>
        <w:t>);</w:t>
      </w:r>
    </w:p>
    <w:p w14:paraId="304966AB" w14:textId="77777777" w:rsidR="00E56170" w:rsidRDefault="00E56170" w:rsidP="00E56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bookmarkStart w:id="23" w:name="_Hlk8156870"/>
      <w:r>
        <w:rPr>
          <w:rFonts w:ascii="Consolas" w:hAnsi="Consolas" w:cs="Consolas"/>
          <w:color w:val="008000"/>
          <w:sz w:val="19"/>
          <w:szCs w:val="19"/>
        </w:rPr>
        <w:t>//////////////////////////////////////////////////</w:t>
      </w:r>
      <w:bookmarkEnd w:id="23"/>
    </w:p>
    <w:p w14:paraId="647E8738" w14:textId="069A714C" w:rsidR="00E56170" w:rsidRDefault="00E56170" w:rsidP="00EB52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sidR="00EB52BA">
        <w:rPr>
          <w:rFonts w:ascii="Consolas" w:hAnsi="Consolas" w:cs="Consolas"/>
          <w:color w:val="000000"/>
          <w:sz w:val="19"/>
          <w:szCs w:val="19"/>
        </w:rPr>
        <w:t>CheckI</w:t>
      </w:r>
      <w:proofErr w:type="spellEnd"/>
      <w:r w:rsidR="00EB52BA">
        <w:rPr>
          <w:rFonts w:ascii="Consolas" w:hAnsi="Consolas" w:cs="Consolas"/>
          <w:color w:val="000000"/>
          <w:sz w:val="19"/>
          <w:szCs w:val="19"/>
        </w:rPr>
        <w:t>(</w:t>
      </w:r>
      <w:proofErr w:type="gramEnd"/>
      <w:r w:rsidR="00EB52BA">
        <w:rPr>
          <w:rFonts w:ascii="Consolas" w:hAnsi="Consolas" w:cs="Consolas"/>
          <w:color w:val="000000"/>
          <w:sz w:val="19"/>
          <w:szCs w:val="19"/>
        </w:rPr>
        <w:t>RoadMap[</w:t>
      </w:r>
      <w:proofErr w:type="spellStart"/>
      <w:r w:rsidR="00EB52BA">
        <w:rPr>
          <w:rFonts w:ascii="Consolas" w:hAnsi="Consolas" w:cs="Consolas"/>
          <w:color w:val="000000"/>
          <w:sz w:val="19"/>
          <w:szCs w:val="19"/>
        </w:rPr>
        <w:t>i</w:t>
      </w:r>
      <w:proofErr w:type="spellEnd"/>
      <w:r w:rsidR="00EB52BA">
        <w:rPr>
          <w:rFonts w:ascii="Consolas" w:hAnsi="Consolas" w:cs="Consolas"/>
          <w:color w:val="000000"/>
          <w:sz w:val="19"/>
          <w:szCs w:val="19"/>
        </w:rPr>
        <w:t>, j]</w:t>
      </w:r>
      <w:r w:rsidR="00EB52BA">
        <w:rPr>
          <w:rFonts w:ascii="Consolas" w:hAnsi="Consolas" w:cs="Consolas"/>
          <w:color w:val="000000"/>
          <w:sz w:val="19"/>
          <w:szCs w:val="19"/>
        </w:rPr>
        <w:t>)</w:t>
      </w:r>
      <w:r>
        <w:rPr>
          <w:rFonts w:ascii="Consolas" w:hAnsi="Consolas" w:cs="Consolas"/>
          <w:color w:val="000000"/>
          <w:sz w:val="19"/>
          <w:szCs w:val="19"/>
        </w:rPr>
        <w:t>)</w:t>
      </w:r>
    </w:p>
    <w:p w14:paraId="6516583E" w14:textId="1DBA44A8" w:rsidR="00E56170" w:rsidRDefault="00E56170" w:rsidP="00E56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DE89D94" w14:textId="6DF911CD" w:rsidR="00EB52BA" w:rsidRDefault="00EB52BA" w:rsidP="00EB52BA">
      <w:pPr>
        <w:autoSpaceDE w:val="0"/>
        <w:autoSpaceDN w:val="0"/>
        <w:adjustRightInd w:val="0"/>
        <w:ind w:left="1440" w:firstLine="720"/>
        <w:rPr>
          <w:rFonts w:ascii="Consolas" w:hAnsi="Consolas" w:cs="Consolas"/>
          <w:color w:val="000000"/>
          <w:sz w:val="19"/>
          <w:szCs w:val="19"/>
        </w:rPr>
      </w:pPr>
      <w:proofErr w:type="spellStart"/>
      <w:proofErr w:type="gramStart"/>
      <w:r>
        <w:rPr>
          <w:rFonts w:ascii="Consolas" w:hAnsi="Consolas" w:cs="Consolas"/>
          <w:color w:val="000000"/>
          <w:sz w:val="19"/>
          <w:szCs w:val="19"/>
        </w:rPr>
        <w:t>BuildI</w:t>
      </w:r>
      <w:proofErr w:type="spellEnd"/>
      <w:r>
        <w:rPr>
          <w:rFonts w:ascii="Consolas" w:hAnsi="Consolas" w:cs="Consolas"/>
          <w:color w:val="000000"/>
          <w:sz w:val="19"/>
          <w:szCs w:val="19"/>
        </w:rPr>
        <w:t>(</w:t>
      </w:r>
      <w:proofErr w:type="gramEnd"/>
      <w:r>
        <w:rPr>
          <w:rFonts w:ascii="Consolas" w:hAnsi="Consolas" w:cs="Consolas"/>
          <w:color w:val="000000"/>
          <w:sz w:val="19"/>
          <w:szCs w:val="19"/>
        </w:rPr>
        <w:t>RoadMap[</w:t>
      </w:r>
      <w:proofErr w:type="spellStart"/>
      <w:r>
        <w:rPr>
          <w:rFonts w:ascii="Consolas" w:hAnsi="Consolas" w:cs="Consolas"/>
          <w:color w:val="000000"/>
          <w:sz w:val="19"/>
          <w:szCs w:val="19"/>
        </w:rPr>
        <w:t>i</w:t>
      </w:r>
      <w:proofErr w:type="spellEnd"/>
      <w:r>
        <w:rPr>
          <w:rFonts w:ascii="Consolas" w:hAnsi="Consolas" w:cs="Consolas"/>
          <w:color w:val="000000"/>
          <w:sz w:val="19"/>
          <w:szCs w:val="19"/>
        </w:rPr>
        <w:t>, j]</w:t>
      </w:r>
      <w:r>
        <w:rPr>
          <w:rFonts w:ascii="Consolas" w:hAnsi="Consolas" w:cs="Consolas"/>
          <w:color w:val="000000"/>
          <w:sz w:val="19"/>
          <w:szCs w:val="19"/>
        </w:rPr>
        <w:t>);</w:t>
      </w:r>
    </w:p>
    <w:p w14:paraId="78A1103C" w14:textId="37ECFC4F" w:rsidR="00E56170" w:rsidRDefault="00E56170" w:rsidP="00E56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EB52BA">
        <w:rPr>
          <w:rFonts w:ascii="Consolas" w:hAnsi="Consolas" w:cs="Consolas"/>
          <w:color w:val="008000"/>
          <w:sz w:val="19"/>
          <w:szCs w:val="19"/>
        </w:rPr>
        <w:t>//////////////////////////////////////////////////</w:t>
      </w:r>
    </w:p>
    <w:p w14:paraId="04955F93" w14:textId="072CD139" w:rsidR="00E56170" w:rsidRDefault="00E56170" w:rsidP="00EB52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sidR="00EB52BA">
        <w:rPr>
          <w:rFonts w:ascii="Consolas" w:hAnsi="Consolas" w:cs="Consolas"/>
          <w:color w:val="000000"/>
          <w:sz w:val="19"/>
          <w:szCs w:val="19"/>
        </w:rPr>
        <w:t>CheckL</w:t>
      </w:r>
      <w:proofErr w:type="spellEnd"/>
      <w:r w:rsidR="00EB52BA">
        <w:rPr>
          <w:rFonts w:ascii="Consolas" w:hAnsi="Consolas" w:cs="Consolas"/>
          <w:color w:val="000000"/>
          <w:sz w:val="19"/>
          <w:szCs w:val="19"/>
        </w:rPr>
        <w:t>(</w:t>
      </w:r>
      <w:proofErr w:type="gramEnd"/>
      <w:r w:rsidR="00EB52BA">
        <w:rPr>
          <w:rFonts w:ascii="Consolas" w:hAnsi="Consolas" w:cs="Consolas"/>
          <w:color w:val="000000"/>
          <w:sz w:val="19"/>
          <w:szCs w:val="19"/>
        </w:rPr>
        <w:t>RoadMap[</w:t>
      </w:r>
      <w:proofErr w:type="spellStart"/>
      <w:r w:rsidR="00EB52BA">
        <w:rPr>
          <w:rFonts w:ascii="Consolas" w:hAnsi="Consolas" w:cs="Consolas"/>
          <w:color w:val="000000"/>
          <w:sz w:val="19"/>
          <w:szCs w:val="19"/>
        </w:rPr>
        <w:t>i</w:t>
      </w:r>
      <w:proofErr w:type="spellEnd"/>
      <w:r w:rsidR="00EB52BA">
        <w:rPr>
          <w:rFonts w:ascii="Consolas" w:hAnsi="Consolas" w:cs="Consolas"/>
          <w:color w:val="000000"/>
          <w:sz w:val="19"/>
          <w:szCs w:val="19"/>
        </w:rPr>
        <w:t>, j]</w:t>
      </w:r>
      <w:r w:rsidR="00EB52BA">
        <w:rPr>
          <w:rFonts w:ascii="Consolas" w:hAnsi="Consolas" w:cs="Consolas"/>
          <w:color w:val="000000"/>
          <w:sz w:val="19"/>
          <w:szCs w:val="19"/>
        </w:rPr>
        <w:t>))</w:t>
      </w:r>
    </w:p>
    <w:p w14:paraId="71804525" w14:textId="77777777" w:rsidR="00E56170" w:rsidRDefault="00E56170" w:rsidP="00E56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22BEEDA" w14:textId="5D6332F9" w:rsidR="00EB52BA" w:rsidRPr="00EB52BA" w:rsidRDefault="00EB52BA" w:rsidP="00E56170">
      <w:pPr>
        <w:autoSpaceDE w:val="0"/>
        <w:autoSpaceDN w:val="0"/>
        <w:adjustRightInd w:val="0"/>
        <w:rPr>
          <w:rFonts w:ascii="Consolas" w:hAnsi="Consolas" w:cs="Consolas"/>
          <w:color w:val="000000" w:themeColor="text1"/>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proofErr w:type="spellStart"/>
      <w:proofErr w:type="gramStart"/>
      <w:r>
        <w:rPr>
          <w:rFonts w:ascii="Consolas" w:hAnsi="Consolas" w:cs="Consolas"/>
          <w:color w:val="000000" w:themeColor="text1"/>
          <w:sz w:val="19"/>
          <w:szCs w:val="19"/>
        </w:rPr>
        <w:t>BuildL</w:t>
      </w:r>
      <w:proofErr w:type="spellEnd"/>
      <w:r>
        <w:rPr>
          <w:rFonts w:ascii="Consolas" w:hAnsi="Consolas" w:cs="Consolas"/>
          <w:color w:val="000000" w:themeColor="text1"/>
          <w:sz w:val="19"/>
          <w:szCs w:val="19"/>
        </w:rPr>
        <w:t>(</w:t>
      </w:r>
      <w:proofErr w:type="gramEnd"/>
      <w:r>
        <w:rPr>
          <w:rFonts w:ascii="Consolas" w:hAnsi="Consolas" w:cs="Consolas"/>
          <w:color w:val="000000"/>
          <w:sz w:val="19"/>
          <w:szCs w:val="19"/>
        </w:rPr>
        <w:t>RoadMap[</w:t>
      </w:r>
      <w:proofErr w:type="spellStart"/>
      <w:r>
        <w:rPr>
          <w:rFonts w:ascii="Consolas" w:hAnsi="Consolas" w:cs="Consolas"/>
          <w:color w:val="000000"/>
          <w:sz w:val="19"/>
          <w:szCs w:val="19"/>
        </w:rPr>
        <w:t>i</w:t>
      </w:r>
      <w:proofErr w:type="spellEnd"/>
      <w:r>
        <w:rPr>
          <w:rFonts w:ascii="Consolas" w:hAnsi="Consolas" w:cs="Consolas"/>
          <w:color w:val="000000"/>
          <w:sz w:val="19"/>
          <w:szCs w:val="19"/>
        </w:rPr>
        <w:t>, j]</w:t>
      </w:r>
      <w:r>
        <w:rPr>
          <w:rFonts w:ascii="Consolas" w:hAnsi="Consolas" w:cs="Consolas"/>
          <w:color w:val="000000" w:themeColor="text1"/>
          <w:sz w:val="19"/>
          <w:szCs w:val="19"/>
        </w:rPr>
        <w:t>);</w:t>
      </w:r>
    </w:p>
    <w:p w14:paraId="18C45F3A" w14:textId="7414847F" w:rsidR="00E56170" w:rsidRDefault="00E56170" w:rsidP="00E56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BB193EA" w14:textId="6FF897A4" w:rsidR="00E56170" w:rsidRDefault="00E56170" w:rsidP="00E56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84E2806" w14:textId="41A76E4C" w:rsidR="00E56170" w:rsidRDefault="00E56170" w:rsidP="00EB52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EB52BA">
        <w:rPr>
          <w:rFonts w:ascii="Consolas" w:hAnsi="Consolas" w:cs="Consolas"/>
          <w:color w:val="0000FF"/>
          <w:sz w:val="19"/>
          <w:szCs w:val="19"/>
        </w:rPr>
        <w:t>else</w:t>
      </w:r>
      <w:r w:rsidR="00EB52BA">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sidR="00EB52BA">
        <w:rPr>
          <w:rFonts w:ascii="Consolas" w:hAnsi="Consolas" w:cs="Consolas"/>
          <w:color w:val="000000"/>
          <w:sz w:val="19"/>
          <w:szCs w:val="19"/>
        </w:rPr>
        <w:t>(</w:t>
      </w:r>
      <w:proofErr w:type="spellStart"/>
      <w:proofErr w:type="gramStart"/>
      <w:r w:rsidR="00EB52BA">
        <w:rPr>
          <w:rFonts w:ascii="Consolas" w:hAnsi="Consolas" w:cs="Consolas"/>
          <w:color w:val="000000"/>
          <w:sz w:val="19"/>
          <w:szCs w:val="19"/>
        </w:rPr>
        <w:t>CheckT</w:t>
      </w:r>
      <w:proofErr w:type="spellEnd"/>
      <w:r w:rsidR="00EB52BA">
        <w:rPr>
          <w:rFonts w:ascii="Consolas" w:hAnsi="Consolas" w:cs="Consolas"/>
          <w:color w:val="000000"/>
          <w:sz w:val="19"/>
          <w:szCs w:val="19"/>
        </w:rPr>
        <w:t>(</w:t>
      </w:r>
      <w:proofErr w:type="gramEnd"/>
      <w:r w:rsidR="00EB52BA">
        <w:rPr>
          <w:rFonts w:ascii="Consolas" w:hAnsi="Consolas" w:cs="Consolas"/>
          <w:color w:val="000000"/>
          <w:sz w:val="19"/>
          <w:szCs w:val="19"/>
        </w:rPr>
        <w:t>RoadMap[</w:t>
      </w:r>
      <w:proofErr w:type="spellStart"/>
      <w:r w:rsidR="00EB52BA">
        <w:rPr>
          <w:rFonts w:ascii="Consolas" w:hAnsi="Consolas" w:cs="Consolas"/>
          <w:color w:val="000000"/>
          <w:sz w:val="19"/>
          <w:szCs w:val="19"/>
        </w:rPr>
        <w:t>i</w:t>
      </w:r>
      <w:proofErr w:type="spellEnd"/>
      <w:r w:rsidR="00EB52BA">
        <w:rPr>
          <w:rFonts w:ascii="Consolas" w:hAnsi="Consolas" w:cs="Consolas"/>
          <w:color w:val="000000"/>
          <w:sz w:val="19"/>
          <w:szCs w:val="19"/>
        </w:rPr>
        <w:t>, j]</w:t>
      </w:r>
      <w:r w:rsidR="00EB52BA">
        <w:rPr>
          <w:rFonts w:ascii="Consolas" w:hAnsi="Consolas" w:cs="Consolas"/>
          <w:color w:val="000000"/>
          <w:sz w:val="19"/>
          <w:szCs w:val="19"/>
        </w:rPr>
        <w:t>)</w:t>
      </w:r>
      <w:r>
        <w:rPr>
          <w:rFonts w:ascii="Consolas" w:hAnsi="Consolas" w:cs="Consolas"/>
          <w:color w:val="000000"/>
          <w:sz w:val="19"/>
          <w:szCs w:val="19"/>
        </w:rPr>
        <w:t>)</w:t>
      </w:r>
    </w:p>
    <w:p w14:paraId="6962653D" w14:textId="0C477226" w:rsidR="00E56170" w:rsidRDefault="00E56170" w:rsidP="00E56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BF2E037" w14:textId="4F3F2C68" w:rsidR="00EB52BA" w:rsidRDefault="00EB52BA" w:rsidP="00EB52BA">
      <w:pPr>
        <w:autoSpaceDE w:val="0"/>
        <w:autoSpaceDN w:val="0"/>
        <w:adjustRightInd w:val="0"/>
        <w:ind w:left="1440" w:firstLine="720"/>
        <w:rPr>
          <w:rFonts w:ascii="Consolas" w:hAnsi="Consolas" w:cs="Consolas"/>
          <w:color w:val="000000"/>
          <w:sz w:val="19"/>
          <w:szCs w:val="19"/>
        </w:rPr>
      </w:pPr>
      <w:proofErr w:type="spellStart"/>
      <w:proofErr w:type="gramStart"/>
      <w:r>
        <w:rPr>
          <w:rFonts w:ascii="Consolas" w:hAnsi="Consolas" w:cs="Consolas"/>
          <w:color w:val="000000"/>
          <w:sz w:val="19"/>
          <w:szCs w:val="19"/>
        </w:rPr>
        <w:t>BuildT</w:t>
      </w:r>
      <w:proofErr w:type="spellEnd"/>
      <w:r>
        <w:rPr>
          <w:rFonts w:ascii="Consolas" w:hAnsi="Consolas" w:cs="Consolas"/>
          <w:color w:val="000000"/>
          <w:sz w:val="19"/>
          <w:szCs w:val="19"/>
        </w:rPr>
        <w:t>(</w:t>
      </w:r>
      <w:proofErr w:type="gramEnd"/>
      <w:r>
        <w:rPr>
          <w:rFonts w:ascii="Consolas" w:hAnsi="Consolas" w:cs="Consolas"/>
          <w:color w:val="000000"/>
          <w:sz w:val="19"/>
          <w:szCs w:val="19"/>
        </w:rPr>
        <w:t>RoadMap[</w:t>
      </w:r>
      <w:proofErr w:type="spellStart"/>
      <w:r>
        <w:rPr>
          <w:rFonts w:ascii="Consolas" w:hAnsi="Consolas" w:cs="Consolas"/>
          <w:color w:val="000000"/>
          <w:sz w:val="19"/>
          <w:szCs w:val="19"/>
        </w:rPr>
        <w:t>i</w:t>
      </w:r>
      <w:proofErr w:type="spellEnd"/>
      <w:r>
        <w:rPr>
          <w:rFonts w:ascii="Consolas" w:hAnsi="Consolas" w:cs="Consolas"/>
          <w:color w:val="000000"/>
          <w:sz w:val="19"/>
          <w:szCs w:val="19"/>
        </w:rPr>
        <w:t>, j]</w:t>
      </w:r>
      <w:r>
        <w:rPr>
          <w:rFonts w:ascii="Consolas" w:hAnsi="Consolas" w:cs="Consolas"/>
          <w:color w:val="000000"/>
          <w:sz w:val="19"/>
          <w:szCs w:val="19"/>
        </w:rPr>
        <w:t>);</w:t>
      </w:r>
      <w:r>
        <w:rPr>
          <w:rFonts w:ascii="Consolas" w:hAnsi="Consolas" w:cs="Consolas"/>
          <w:color w:val="000000"/>
          <w:sz w:val="19"/>
          <w:szCs w:val="19"/>
        </w:rPr>
        <w:tab/>
      </w:r>
    </w:p>
    <w:p w14:paraId="4BFF87F7" w14:textId="77777777" w:rsidR="00E56170" w:rsidRDefault="00E56170" w:rsidP="00E56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B601CC7" w14:textId="430D29A5" w:rsidR="00E56170" w:rsidRDefault="00EB52BA" w:rsidP="00EB52BA">
      <w:pPr>
        <w:autoSpaceDE w:val="0"/>
        <w:autoSpaceDN w:val="0"/>
        <w:adjustRightInd w:val="0"/>
        <w:ind w:left="720"/>
        <w:rPr>
          <w:rFonts w:ascii="Consolas" w:hAnsi="Consolas" w:cs="Consolas"/>
          <w:color w:val="000000"/>
          <w:sz w:val="19"/>
          <w:szCs w:val="19"/>
        </w:rPr>
      </w:pPr>
      <w:r>
        <w:rPr>
          <w:rFonts w:ascii="Consolas" w:hAnsi="Consolas" w:cs="Consolas"/>
          <w:color w:val="008000"/>
          <w:sz w:val="19"/>
          <w:szCs w:val="19"/>
        </w:rPr>
        <w:t xml:space="preserve">         </w:t>
      </w:r>
      <w:r w:rsidR="00E56170">
        <w:rPr>
          <w:rFonts w:ascii="Consolas" w:hAnsi="Consolas" w:cs="Consolas"/>
          <w:color w:val="008000"/>
          <w:sz w:val="19"/>
          <w:szCs w:val="19"/>
        </w:rPr>
        <w:t>////////////////////////////////////////////////////////////////////////</w:t>
      </w:r>
    </w:p>
    <w:p w14:paraId="3D96C9F1" w14:textId="4597609B" w:rsidR="00E56170" w:rsidRDefault="00E56170" w:rsidP="00EB52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sidR="00EB52BA">
        <w:rPr>
          <w:rFonts w:ascii="Consolas" w:hAnsi="Consolas" w:cs="Consolas"/>
          <w:color w:val="000000"/>
          <w:sz w:val="19"/>
          <w:szCs w:val="19"/>
        </w:rPr>
        <w:t>(</w:t>
      </w:r>
      <w:proofErr w:type="spellStart"/>
      <w:proofErr w:type="gramStart"/>
      <w:r w:rsidR="00EB52BA">
        <w:rPr>
          <w:rFonts w:ascii="Consolas" w:hAnsi="Consolas" w:cs="Consolas"/>
          <w:color w:val="000000"/>
          <w:sz w:val="19"/>
          <w:szCs w:val="19"/>
        </w:rPr>
        <w:t>CheckIWithAnEnd</w:t>
      </w:r>
      <w:proofErr w:type="spellEnd"/>
      <w:r w:rsidR="00EB52BA">
        <w:rPr>
          <w:rFonts w:ascii="Consolas" w:hAnsi="Consolas" w:cs="Consolas"/>
          <w:color w:val="000000"/>
          <w:sz w:val="19"/>
          <w:szCs w:val="19"/>
        </w:rPr>
        <w:t>(</w:t>
      </w:r>
      <w:proofErr w:type="gramEnd"/>
      <w:r w:rsidR="00EB52BA">
        <w:rPr>
          <w:rFonts w:ascii="Consolas" w:hAnsi="Consolas" w:cs="Consolas"/>
          <w:color w:val="000000"/>
          <w:sz w:val="19"/>
          <w:szCs w:val="19"/>
        </w:rPr>
        <w:t>RoadMap[</w:t>
      </w:r>
      <w:proofErr w:type="spellStart"/>
      <w:r w:rsidR="00EB52BA">
        <w:rPr>
          <w:rFonts w:ascii="Consolas" w:hAnsi="Consolas" w:cs="Consolas"/>
          <w:color w:val="000000"/>
          <w:sz w:val="19"/>
          <w:szCs w:val="19"/>
        </w:rPr>
        <w:t>i</w:t>
      </w:r>
      <w:proofErr w:type="spellEnd"/>
      <w:r w:rsidR="00EB52BA">
        <w:rPr>
          <w:rFonts w:ascii="Consolas" w:hAnsi="Consolas" w:cs="Consolas"/>
          <w:color w:val="000000"/>
          <w:sz w:val="19"/>
          <w:szCs w:val="19"/>
        </w:rPr>
        <w:t>, j]</w:t>
      </w:r>
      <w:r w:rsidR="00EB52BA">
        <w:rPr>
          <w:rFonts w:ascii="Consolas" w:hAnsi="Consolas" w:cs="Consolas"/>
          <w:color w:val="000000"/>
          <w:sz w:val="19"/>
          <w:szCs w:val="19"/>
        </w:rPr>
        <w:t>)</w:t>
      </w:r>
      <w:r>
        <w:rPr>
          <w:rFonts w:ascii="Consolas" w:hAnsi="Consolas" w:cs="Consolas"/>
          <w:color w:val="000000"/>
          <w:sz w:val="19"/>
          <w:szCs w:val="19"/>
        </w:rPr>
        <w:t>)</w:t>
      </w:r>
    </w:p>
    <w:p w14:paraId="5CCDFEC9" w14:textId="52FD5224" w:rsidR="00E56170" w:rsidRDefault="00E56170" w:rsidP="00E56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B451DE5" w14:textId="5B61F771" w:rsidR="00EB52BA" w:rsidRDefault="00EB52BA" w:rsidP="00E56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BuildIWithAnEnd</w:t>
      </w:r>
      <w:proofErr w:type="spellEnd"/>
      <w:r>
        <w:rPr>
          <w:rFonts w:ascii="Consolas" w:hAnsi="Consolas" w:cs="Consolas"/>
          <w:color w:val="000000"/>
          <w:sz w:val="19"/>
          <w:szCs w:val="19"/>
        </w:rPr>
        <w:t>(</w:t>
      </w:r>
      <w:proofErr w:type="gramEnd"/>
      <w:r>
        <w:rPr>
          <w:rFonts w:ascii="Consolas" w:hAnsi="Consolas" w:cs="Consolas"/>
          <w:color w:val="000000"/>
          <w:sz w:val="19"/>
          <w:szCs w:val="19"/>
        </w:rPr>
        <w:t>RoadMap[</w:t>
      </w:r>
      <w:proofErr w:type="spellStart"/>
      <w:r>
        <w:rPr>
          <w:rFonts w:ascii="Consolas" w:hAnsi="Consolas" w:cs="Consolas"/>
          <w:color w:val="000000"/>
          <w:sz w:val="19"/>
          <w:szCs w:val="19"/>
        </w:rPr>
        <w:t>i</w:t>
      </w:r>
      <w:proofErr w:type="spellEnd"/>
      <w:r>
        <w:rPr>
          <w:rFonts w:ascii="Consolas" w:hAnsi="Consolas" w:cs="Consolas"/>
          <w:color w:val="000000"/>
          <w:sz w:val="19"/>
          <w:szCs w:val="19"/>
        </w:rPr>
        <w:t>, j]</w:t>
      </w:r>
      <w:r>
        <w:rPr>
          <w:rFonts w:ascii="Consolas" w:hAnsi="Consolas" w:cs="Consolas"/>
          <w:color w:val="000000"/>
          <w:sz w:val="19"/>
          <w:szCs w:val="19"/>
        </w:rPr>
        <w:t>);</w:t>
      </w:r>
    </w:p>
    <w:p w14:paraId="37A68426" w14:textId="77777777" w:rsidR="00E56170" w:rsidRDefault="00E56170" w:rsidP="00E561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3D3226B" w14:textId="469CDD44" w:rsidR="00E56170" w:rsidRDefault="00E56170" w:rsidP="00E56170">
      <w:pPr>
        <w:spacing w:line="480" w:lineRule="auto"/>
        <w:ind w:firstLine="720"/>
        <w:rPr>
          <w:rFonts w:ascii="Times New Roman" w:hAnsi="Times New Roman"/>
        </w:rPr>
      </w:pPr>
      <w:r>
        <w:rPr>
          <w:rFonts w:ascii="Consolas" w:hAnsi="Consolas" w:cs="Consolas"/>
          <w:color w:val="000000"/>
          <w:sz w:val="19"/>
          <w:szCs w:val="19"/>
        </w:rPr>
        <w:t xml:space="preserve">        }</w:t>
      </w:r>
    </w:p>
    <w:p w14:paraId="214390E2" w14:textId="730C1487" w:rsidR="00D40689" w:rsidRDefault="00D40689" w:rsidP="00E6096C">
      <w:pPr>
        <w:spacing w:line="480" w:lineRule="auto"/>
        <w:rPr>
          <w:rFonts w:ascii="Times New Roman" w:hAnsi="Times New Roman"/>
        </w:rPr>
      </w:pPr>
      <w:r>
        <w:rPr>
          <w:rFonts w:ascii="Times New Roman" w:hAnsi="Times New Roman"/>
        </w:rPr>
        <w:tab/>
      </w:r>
      <w:r w:rsidR="007B4684">
        <w:rPr>
          <w:rFonts w:ascii="Times New Roman" w:hAnsi="Times New Roman"/>
        </w:rPr>
        <w:t>After roads are generated, all core parts are finished. Other game objects</w:t>
      </w:r>
      <w:r w:rsidR="00FD131E">
        <w:rPr>
          <w:rFonts w:ascii="Times New Roman" w:hAnsi="Times New Roman"/>
        </w:rPr>
        <w:t>, such as buildings, trees</w:t>
      </w:r>
      <w:r w:rsidR="00AF4B14">
        <w:rPr>
          <w:rFonts w:ascii="Times New Roman" w:hAnsi="Times New Roman"/>
        </w:rPr>
        <w:t xml:space="preserve"> or parks,</w:t>
      </w:r>
      <w:r w:rsidR="007B4684">
        <w:rPr>
          <w:rFonts w:ascii="Times New Roman" w:hAnsi="Times New Roman"/>
        </w:rPr>
        <w:t xml:space="preserve"> will not be mentioned in this article</w:t>
      </w:r>
      <w:r w:rsidR="00FD131E">
        <w:rPr>
          <w:rFonts w:ascii="Times New Roman" w:hAnsi="Times New Roman"/>
        </w:rPr>
        <w:t>, because they are just decoration and have nothing with AI algorithm</w:t>
      </w:r>
      <w:r w:rsidR="00E56170">
        <w:rPr>
          <w:rFonts w:ascii="Times New Roman" w:hAnsi="Times New Roman"/>
        </w:rPr>
        <w:t>, which will not be mentioned in this article.</w:t>
      </w:r>
    </w:p>
    <w:p w14:paraId="7D49C113" w14:textId="1180F0F0" w:rsidR="004F7A14" w:rsidRDefault="004F7A14" w:rsidP="00E6096C">
      <w:pPr>
        <w:spacing w:line="480" w:lineRule="auto"/>
        <w:rPr>
          <w:rFonts w:ascii="Times New Roman" w:hAnsi="Times New Roman"/>
        </w:rPr>
      </w:pPr>
    </w:p>
    <w:p w14:paraId="1AA7E48E" w14:textId="0060E598" w:rsidR="004F7A14" w:rsidRDefault="006150F1" w:rsidP="000633D1">
      <w:pPr>
        <w:pStyle w:val="Heading2"/>
      </w:pPr>
      <w:bookmarkStart w:id="24" w:name="_Toc8174270"/>
      <w:r>
        <w:t>2.4</w:t>
      </w:r>
      <w:r w:rsidR="004F7A14">
        <w:t xml:space="preserve"> </w:t>
      </w:r>
      <w:r w:rsidR="00A70601">
        <w:t>Discussion</w:t>
      </w:r>
      <w:bookmarkEnd w:id="24"/>
    </w:p>
    <w:p w14:paraId="033357EC" w14:textId="77777777" w:rsidR="004F7A14" w:rsidRDefault="004F7A14" w:rsidP="00E6096C">
      <w:pPr>
        <w:spacing w:line="480" w:lineRule="auto"/>
        <w:rPr>
          <w:rFonts w:ascii="Times New Roman" w:hAnsi="Times New Roman"/>
        </w:rPr>
      </w:pPr>
    </w:p>
    <w:p w14:paraId="4650DB1E" w14:textId="3EED3F15" w:rsidR="004F6ABA" w:rsidRDefault="004F6ABA" w:rsidP="00E6096C">
      <w:pPr>
        <w:spacing w:line="480" w:lineRule="auto"/>
        <w:rPr>
          <w:rFonts w:ascii="Times New Roman" w:hAnsi="Times New Roman"/>
        </w:rPr>
      </w:pPr>
      <w:r>
        <w:rPr>
          <w:rFonts w:ascii="Times New Roman" w:hAnsi="Times New Roman"/>
        </w:rPr>
        <w:tab/>
        <w:t xml:space="preserve">In conclusion, </w:t>
      </w:r>
      <w:r w:rsidR="00365848">
        <w:rPr>
          <w:rFonts w:ascii="Times New Roman" w:hAnsi="Times New Roman"/>
        </w:rPr>
        <w:t>the traditional algorithm mentioned above</w:t>
      </w:r>
      <w:commentRangeStart w:id="25"/>
      <w:r w:rsidR="00EF54D1">
        <w:rPr>
          <w:rFonts w:ascii="Times New Roman" w:hAnsi="Times New Roman"/>
        </w:rPr>
        <w:t xml:space="preserve"> </w:t>
      </w:r>
      <w:commentRangeEnd w:id="25"/>
      <w:r w:rsidR="00BC1C7E">
        <w:rPr>
          <w:rStyle w:val="CommentReference"/>
        </w:rPr>
        <w:commentReference w:id="25"/>
      </w:r>
      <w:r w:rsidR="00EF54D1">
        <w:rPr>
          <w:rFonts w:ascii="Times New Roman" w:hAnsi="Times New Roman"/>
        </w:rPr>
        <w:t xml:space="preserve">is </w:t>
      </w:r>
      <w:r w:rsidR="00AE480B">
        <w:rPr>
          <w:rFonts w:ascii="Times New Roman" w:hAnsi="Times New Roman"/>
        </w:rPr>
        <w:t>good</w:t>
      </w:r>
      <w:r w:rsidR="00EF54D1">
        <w:rPr>
          <w:rFonts w:ascii="Times New Roman" w:hAnsi="Times New Roman"/>
        </w:rPr>
        <w:t xml:space="preserve"> for roads in cities. </w:t>
      </w:r>
      <w:r w:rsidR="00FF041B">
        <w:rPr>
          <w:rFonts w:ascii="Times New Roman" w:hAnsi="Times New Roman"/>
        </w:rPr>
        <w:t xml:space="preserve">City </w:t>
      </w:r>
      <w:r w:rsidR="00AE480B">
        <w:rPr>
          <w:rFonts w:ascii="Times New Roman" w:hAnsi="Times New Roman"/>
        </w:rPr>
        <w:t>roads are usually well</w:t>
      </w:r>
      <w:r w:rsidR="003F39AD">
        <w:rPr>
          <w:rFonts w:ascii="Times New Roman" w:hAnsi="Times New Roman"/>
        </w:rPr>
        <w:t>-</w:t>
      </w:r>
      <w:r w:rsidR="00AE480B">
        <w:rPr>
          <w:rFonts w:ascii="Times New Roman" w:hAnsi="Times New Roman"/>
        </w:rPr>
        <w:t>organized</w:t>
      </w:r>
      <w:r w:rsidR="009344CF">
        <w:rPr>
          <w:rFonts w:ascii="Times New Roman" w:hAnsi="Times New Roman"/>
        </w:rPr>
        <w:t xml:space="preserve">, and they are not </w:t>
      </w:r>
      <w:r w:rsidR="004B7801">
        <w:rPr>
          <w:rFonts w:ascii="Times New Roman" w:hAnsi="Times New Roman"/>
        </w:rPr>
        <w:t xml:space="preserve">often </w:t>
      </w:r>
      <w:r w:rsidR="00D4093E">
        <w:rPr>
          <w:rFonts w:ascii="Times New Roman" w:hAnsi="Times New Roman"/>
        </w:rPr>
        <w:t>changed.</w:t>
      </w:r>
      <w:r w:rsidR="009344CF">
        <w:rPr>
          <w:rFonts w:ascii="Times New Roman" w:hAnsi="Times New Roman"/>
        </w:rPr>
        <w:t xml:space="preserve"> </w:t>
      </w:r>
      <w:r w:rsidR="004E6070">
        <w:rPr>
          <w:rFonts w:ascii="Times New Roman" w:hAnsi="Times New Roman"/>
        </w:rPr>
        <w:t xml:space="preserve">Therefore, every city </w:t>
      </w:r>
      <w:r w:rsidR="007B56B5">
        <w:rPr>
          <w:rFonts w:ascii="Times New Roman" w:hAnsi="Times New Roman"/>
        </w:rPr>
        <w:t xml:space="preserve">can have </w:t>
      </w:r>
      <w:r w:rsidR="00C62323">
        <w:rPr>
          <w:rFonts w:ascii="Times New Roman" w:hAnsi="Times New Roman"/>
        </w:rPr>
        <w:t>a</w:t>
      </w:r>
      <w:r w:rsidR="003F39AD">
        <w:rPr>
          <w:rFonts w:ascii="Times New Roman" w:hAnsi="Times New Roman"/>
        </w:rPr>
        <w:t xml:space="preserve"> </w:t>
      </w:r>
      <w:commentRangeStart w:id="26"/>
      <w:r w:rsidR="003F39AD">
        <w:rPr>
          <w:rFonts w:ascii="Times New Roman" w:hAnsi="Times New Roman"/>
        </w:rPr>
        <w:t>data</w:t>
      </w:r>
      <w:r w:rsidR="00C62323">
        <w:rPr>
          <w:rFonts w:ascii="Times New Roman" w:hAnsi="Times New Roman"/>
        </w:rPr>
        <w:t xml:space="preserve"> cente</w:t>
      </w:r>
      <w:commentRangeEnd w:id="26"/>
      <w:r w:rsidR="004B7801">
        <w:rPr>
          <w:rStyle w:val="CommentReference"/>
        </w:rPr>
        <w:commentReference w:id="26"/>
      </w:r>
      <w:r w:rsidR="00C62323">
        <w:rPr>
          <w:rFonts w:ascii="Times New Roman" w:hAnsi="Times New Roman"/>
        </w:rPr>
        <w:t>r</w:t>
      </w:r>
      <w:r w:rsidR="00F2079C">
        <w:rPr>
          <w:rFonts w:ascii="Times New Roman" w:hAnsi="Times New Roman"/>
        </w:rPr>
        <w:t xml:space="preserve"> like the </w:t>
      </w:r>
      <w:proofErr w:type="spellStart"/>
      <w:r w:rsidR="00F2079C">
        <w:rPr>
          <w:rFonts w:ascii="Times New Roman" w:hAnsi="Times New Roman"/>
        </w:rPr>
        <w:t>TrafficPolice</w:t>
      </w:r>
      <w:proofErr w:type="spellEnd"/>
      <w:r w:rsidR="00F2079C">
        <w:rPr>
          <w:rFonts w:ascii="Times New Roman" w:hAnsi="Times New Roman"/>
        </w:rPr>
        <w:t xml:space="preserve"> class previously mentioned</w:t>
      </w:r>
      <w:r w:rsidR="00C62323">
        <w:rPr>
          <w:rFonts w:ascii="Times New Roman" w:hAnsi="Times New Roman"/>
        </w:rPr>
        <w:t xml:space="preserve"> that directs all traffic in the city. </w:t>
      </w:r>
      <w:r w:rsidR="00AD7D6E">
        <w:rPr>
          <w:rFonts w:ascii="Times New Roman" w:hAnsi="Times New Roman"/>
        </w:rPr>
        <w:t>Every part of road</w:t>
      </w:r>
      <w:r w:rsidR="00C52063">
        <w:rPr>
          <w:rFonts w:ascii="Times New Roman" w:hAnsi="Times New Roman"/>
        </w:rPr>
        <w:t xml:space="preserve"> can have some sensors that tell how </w:t>
      </w:r>
      <w:r w:rsidR="003F39AD">
        <w:rPr>
          <w:rFonts w:ascii="Times New Roman" w:hAnsi="Times New Roman"/>
        </w:rPr>
        <w:t>to</w:t>
      </w:r>
      <w:r w:rsidR="00C52063">
        <w:rPr>
          <w:rFonts w:ascii="Times New Roman" w:hAnsi="Times New Roman"/>
        </w:rPr>
        <w:t xml:space="preserve"> cars drive.</w:t>
      </w:r>
      <w:r w:rsidR="006A1510">
        <w:rPr>
          <w:rFonts w:ascii="Times New Roman" w:hAnsi="Times New Roman"/>
        </w:rPr>
        <w:t xml:space="preserve"> </w:t>
      </w:r>
      <w:commentRangeStart w:id="27"/>
      <w:r w:rsidR="001E0030">
        <w:rPr>
          <w:rFonts w:ascii="Times New Roman" w:hAnsi="Times New Roman"/>
        </w:rPr>
        <w:t>Besides traffic problems, hard-coded program is also very useful for other issues</w:t>
      </w:r>
      <w:r w:rsidR="00ED4025">
        <w:rPr>
          <w:rFonts w:ascii="Times New Roman" w:hAnsi="Times New Roman"/>
        </w:rPr>
        <w:t>,</w:t>
      </w:r>
      <w:r w:rsidR="001E0030">
        <w:rPr>
          <w:rFonts w:ascii="Times New Roman" w:hAnsi="Times New Roman"/>
        </w:rPr>
        <w:t xml:space="preserve"> if we </w:t>
      </w:r>
      <w:r w:rsidR="001F05C9">
        <w:rPr>
          <w:rFonts w:ascii="Times New Roman" w:hAnsi="Times New Roman"/>
        </w:rPr>
        <w:t xml:space="preserve">know all situations the system may encounter and solutions for the </w:t>
      </w:r>
      <w:r w:rsidR="00787E08">
        <w:rPr>
          <w:rFonts w:ascii="Times New Roman" w:hAnsi="Times New Roman"/>
        </w:rPr>
        <w:t xml:space="preserve">issues. </w:t>
      </w:r>
      <w:commentRangeEnd w:id="27"/>
      <w:r w:rsidR="004B7801">
        <w:rPr>
          <w:rStyle w:val="CommentReference"/>
        </w:rPr>
        <w:commentReference w:id="27"/>
      </w:r>
      <w:r w:rsidR="00323D72">
        <w:rPr>
          <w:rFonts w:ascii="Times New Roman" w:hAnsi="Times New Roman"/>
        </w:rPr>
        <w:t>For example, if there are some pedestrians standing in front of car</w:t>
      </w:r>
      <w:r w:rsidR="003F2BEA">
        <w:rPr>
          <w:rFonts w:ascii="Times New Roman" w:hAnsi="Times New Roman"/>
        </w:rPr>
        <w:t>, we can just add another policy in</w:t>
      </w:r>
      <w:r w:rsidR="0048262A">
        <w:rPr>
          <w:rFonts w:ascii="Times New Roman" w:hAnsi="Times New Roman"/>
        </w:rPr>
        <w:t xml:space="preserve"> </w:t>
      </w:r>
      <w:r w:rsidR="002A0554">
        <w:rPr>
          <w:rFonts w:ascii="Times New Roman" w:hAnsi="Times New Roman"/>
        </w:rPr>
        <w:t xml:space="preserve">the </w:t>
      </w:r>
      <w:r w:rsidR="0048262A">
        <w:rPr>
          <w:rFonts w:ascii="Times New Roman" w:hAnsi="Times New Roman"/>
        </w:rPr>
        <w:t>method</w:t>
      </w:r>
      <w:r w:rsidR="003F2BEA">
        <w:rPr>
          <w:rFonts w:ascii="Times New Roman" w:hAnsi="Times New Roman"/>
        </w:rPr>
        <w:t xml:space="preserve"> </w:t>
      </w:r>
      <w:proofErr w:type="spellStart"/>
      <w:r w:rsidR="0048262A">
        <w:rPr>
          <w:rFonts w:ascii="Times New Roman" w:hAnsi="Times New Roman"/>
        </w:rPr>
        <w:t>CheckMovable</w:t>
      </w:r>
      <w:proofErr w:type="spellEnd"/>
      <w:r w:rsidR="006C18E9">
        <w:rPr>
          <w:rFonts w:ascii="Times New Roman" w:hAnsi="Times New Roman"/>
        </w:rPr>
        <w:t>, which was</w:t>
      </w:r>
      <w:r w:rsidR="0048262A">
        <w:rPr>
          <w:rFonts w:ascii="Times New Roman" w:hAnsi="Times New Roman"/>
        </w:rPr>
        <w:t xml:space="preserve"> mentioned before</w:t>
      </w:r>
      <w:r w:rsidR="006C18E9">
        <w:rPr>
          <w:rFonts w:ascii="Times New Roman" w:hAnsi="Times New Roman"/>
        </w:rPr>
        <w:t>,</w:t>
      </w:r>
      <w:r w:rsidR="0048262A">
        <w:rPr>
          <w:rFonts w:ascii="Times New Roman" w:hAnsi="Times New Roman"/>
        </w:rPr>
        <w:t xml:space="preserve"> to stop the car. </w:t>
      </w:r>
      <w:r w:rsidR="00B62A2F">
        <w:rPr>
          <w:rFonts w:ascii="Times New Roman" w:hAnsi="Times New Roman"/>
        </w:rPr>
        <w:t xml:space="preserve">Therefore, the program does not need to collect any personal data from </w:t>
      </w:r>
      <w:r w:rsidR="00B62A2F">
        <w:rPr>
          <w:rFonts w:ascii="Times New Roman" w:hAnsi="Times New Roman"/>
        </w:rPr>
        <w:lastRenderedPageBreak/>
        <w:t>people</w:t>
      </w:r>
      <w:r w:rsidR="009E07D6">
        <w:rPr>
          <w:rFonts w:ascii="Times New Roman" w:hAnsi="Times New Roman"/>
        </w:rPr>
        <w:t>, and it is still effective for the big city in this project.</w:t>
      </w:r>
      <w:r w:rsidR="00884336">
        <w:rPr>
          <w:rFonts w:ascii="Times New Roman" w:hAnsi="Times New Roman"/>
        </w:rPr>
        <w:t xml:space="preserve"> All cars in the city do not require </w:t>
      </w:r>
      <w:r w:rsidR="00575E12">
        <w:rPr>
          <w:rFonts w:ascii="Times New Roman" w:hAnsi="Times New Roman"/>
        </w:rPr>
        <w:t>people to drive them.</w:t>
      </w:r>
      <w:r w:rsidR="009E07D6">
        <w:rPr>
          <w:rFonts w:ascii="Times New Roman" w:hAnsi="Times New Roman"/>
        </w:rPr>
        <w:t xml:space="preserve"> Therefore,</w:t>
      </w:r>
      <w:commentRangeStart w:id="28"/>
      <w:r w:rsidR="00B62A2F">
        <w:rPr>
          <w:rFonts w:ascii="Times New Roman" w:hAnsi="Times New Roman"/>
        </w:rPr>
        <w:t xml:space="preserve"> it </w:t>
      </w:r>
      <w:r w:rsidR="00B4796F">
        <w:rPr>
          <w:rFonts w:ascii="Times New Roman" w:hAnsi="Times New Roman"/>
        </w:rPr>
        <w:t xml:space="preserve">can </w:t>
      </w:r>
      <w:r w:rsidR="00B4796F">
        <w:rPr>
          <w:rFonts w:ascii="Times New Roman" w:hAnsi="Times New Roman"/>
        </w:rPr>
        <w:t xml:space="preserve">both </w:t>
      </w:r>
      <w:r w:rsidR="00B4796F">
        <w:rPr>
          <w:rFonts w:ascii="Times New Roman" w:hAnsi="Times New Roman"/>
        </w:rPr>
        <w:t>protect</w:t>
      </w:r>
      <w:r w:rsidR="00B62A2F">
        <w:rPr>
          <w:rFonts w:ascii="Times New Roman" w:hAnsi="Times New Roman"/>
        </w:rPr>
        <w:t xml:space="preserve"> our privacy </w:t>
      </w:r>
      <w:commentRangeEnd w:id="28"/>
      <w:r w:rsidR="004B7801">
        <w:rPr>
          <w:rStyle w:val="CommentReference"/>
        </w:rPr>
        <w:commentReference w:id="28"/>
      </w:r>
      <w:r w:rsidR="00B62A2F">
        <w:rPr>
          <w:rFonts w:ascii="Times New Roman" w:hAnsi="Times New Roman"/>
        </w:rPr>
        <w:t>and</w:t>
      </w:r>
      <w:r w:rsidR="00ED4025">
        <w:rPr>
          <w:rFonts w:ascii="Times New Roman" w:hAnsi="Times New Roman"/>
        </w:rPr>
        <w:t xml:space="preserve"> </w:t>
      </w:r>
      <w:r w:rsidR="00B4796F">
        <w:rPr>
          <w:rFonts w:ascii="Times New Roman" w:hAnsi="Times New Roman"/>
        </w:rPr>
        <w:t xml:space="preserve">make our life more </w:t>
      </w:r>
      <w:r w:rsidR="009F14A6">
        <w:rPr>
          <w:rFonts w:ascii="Times New Roman" w:hAnsi="Times New Roman"/>
        </w:rPr>
        <w:t>convenient</w:t>
      </w:r>
      <w:r w:rsidR="00B62A2F">
        <w:rPr>
          <w:rFonts w:ascii="Times New Roman" w:hAnsi="Times New Roman"/>
        </w:rPr>
        <w:t>.</w:t>
      </w:r>
    </w:p>
    <w:p w14:paraId="36629CC8" w14:textId="4E94BD26" w:rsidR="00912189" w:rsidRDefault="00850673" w:rsidP="00E6096C">
      <w:pPr>
        <w:spacing w:line="480" w:lineRule="auto"/>
        <w:rPr>
          <w:rFonts w:ascii="Times New Roman" w:hAnsi="Times New Roman"/>
        </w:rPr>
      </w:pPr>
      <w:r>
        <w:rPr>
          <w:rFonts w:ascii="Times New Roman" w:hAnsi="Times New Roman"/>
        </w:rPr>
        <w:tab/>
        <w:t xml:space="preserve">However, it also has some disadvantages. </w:t>
      </w:r>
      <w:r w:rsidR="007C1AA2">
        <w:rPr>
          <w:rFonts w:ascii="Times New Roman" w:hAnsi="Times New Roman"/>
        </w:rPr>
        <w:t xml:space="preserve">We must </w:t>
      </w:r>
      <w:r w:rsidR="00A50294">
        <w:rPr>
          <w:rFonts w:ascii="Times New Roman" w:hAnsi="Times New Roman"/>
        </w:rPr>
        <w:t>add more code to countless si</w:t>
      </w:r>
      <w:r w:rsidR="003E06E2">
        <w:rPr>
          <w:rFonts w:ascii="Times New Roman" w:hAnsi="Times New Roman"/>
        </w:rPr>
        <w:t>tuations we may encounter</w:t>
      </w:r>
      <w:r w:rsidR="007C1AA2">
        <w:rPr>
          <w:rFonts w:ascii="Times New Roman" w:hAnsi="Times New Roman"/>
        </w:rPr>
        <w:t>.</w:t>
      </w:r>
      <w:r w:rsidR="00143D6D">
        <w:rPr>
          <w:rFonts w:ascii="Times New Roman" w:hAnsi="Times New Roman"/>
        </w:rPr>
        <w:t xml:space="preserve"> For example,</w:t>
      </w:r>
      <w:r w:rsidR="007C1AA2">
        <w:rPr>
          <w:rFonts w:ascii="Times New Roman" w:hAnsi="Times New Roman"/>
        </w:rPr>
        <w:t xml:space="preserve"> </w:t>
      </w:r>
      <w:r w:rsidR="00143D6D">
        <w:rPr>
          <w:rFonts w:ascii="Times New Roman" w:hAnsi="Times New Roman"/>
        </w:rPr>
        <w:t>t</w:t>
      </w:r>
      <w:r w:rsidR="00891543">
        <w:rPr>
          <w:rFonts w:ascii="Times New Roman" w:hAnsi="Times New Roman"/>
        </w:rPr>
        <w:t>his system is not for irregular road, such as roads in forest</w:t>
      </w:r>
      <w:r w:rsidR="008D4BD1">
        <w:rPr>
          <w:rFonts w:ascii="Times New Roman" w:hAnsi="Times New Roman"/>
        </w:rPr>
        <w:t xml:space="preserve"> and mountains</w:t>
      </w:r>
      <w:r w:rsidR="006F7AA0">
        <w:rPr>
          <w:rFonts w:ascii="Times New Roman" w:hAnsi="Times New Roman"/>
        </w:rPr>
        <w:t>, because we assume it is a city. However, if it is a city in mountains, the algorithm cannot work.</w:t>
      </w:r>
      <w:r w:rsidR="00143D6D">
        <w:rPr>
          <w:rFonts w:ascii="Times New Roman" w:hAnsi="Times New Roman"/>
        </w:rPr>
        <w:t xml:space="preserve"> We </w:t>
      </w:r>
      <w:r w:rsidR="00846492">
        <w:rPr>
          <w:rFonts w:ascii="Times New Roman" w:hAnsi="Times New Roman"/>
        </w:rPr>
        <w:t>must</w:t>
      </w:r>
      <w:r w:rsidR="00143D6D">
        <w:rPr>
          <w:rFonts w:ascii="Times New Roman" w:hAnsi="Times New Roman"/>
        </w:rPr>
        <w:t xml:space="preserve"> </w:t>
      </w:r>
      <w:r w:rsidR="00623B66">
        <w:rPr>
          <w:rFonts w:ascii="Times New Roman" w:hAnsi="Times New Roman"/>
        </w:rPr>
        <w:t>add more code to deal this case.</w:t>
      </w:r>
      <w:r w:rsidR="008D4BD1">
        <w:rPr>
          <w:rFonts w:ascii="Times New Roman" w:hAnsi="Times New Roman"/>
        </w:rPr>
        <w:t xml:space="preserve"> A </w:t>
      </w:r>
      <w:commentRangeStart w:id="29"/>
      <w:r w:rsidR="008D4BD1">
        <w:rPr>
          <w:rFonts w:ascii="Times New Roman" w:hAnsi="Times New Roman"/>
        </w:rPr>
        <w:t xml:space="preserve">rainy day </w:t>
      </w:r>
      <w:commentRangeEnd w:id="29"/>
      <w:r w:rsidR="004B7801">
        <w:rPr>
          <w:rStyle w:val="CommentReference"/>
        </w:rPr>
        <w:commentReference w:id="29"/>
      </w:r>
      <w:r w:rsidR="008D4BD1">
        <w:rPr>
          <w:rFonts w:ascii="Times New Roman" w:hAnsi="Times New Roman"/>
        </w:rPr>
        <w:t>may cause dramatic change to those kinds of roads</w:t>
      </w:r>
      <w:r w:rsidR="003E06E2">
        <w:rPr>
          <w:rFonts w:ascii="Times New Roman" w:hAnsi="Times New Roman"/>
        </w:rPr>
        <w:t xml:space="preserve">. Water makes the roads </w:t>
      </w:r>
      <w:r w:rsidR="000F2C78">
        <w:rPr>
          <w:rFonts w:ascii="Times New Roman" w:hAnsi="Times New Roman"/>
        </w:rPr>
        <w:t>smoother</w:t>
      </w:r>
      <w:r w:rsidR="003E06E2">
        <w:rPr>
          <w:rFonts w:ascii="Times New Roman" w:hAnsi="Times New Roman"/>
        </w:rPr>
        <w:t>,</w:t>
      </w:r>
      <w:r w:rsidR="00FA178F">
        <w:rPr>
          <w:rFonts w:ascii="Times New Roman" w:hAnsi="Times New Roman"/>
        </w:rPr>
        <w:t xml:space="preserve"> then the cars may have trouble with driving.</w:t>
      </w:r>
      <w:r w:rsidR="000F2C78">
        <w:rPr>
          <w:rFonts w:ascii="Times New Roman" w:hAnsi="Times New Roman"/>
        </w:rPr>
        <w:t xml:space="preserve"> For example, the force implied to the cars in rainy day should be less than the cars in sunny day</w:t>
      </w:r>
      <w:r w:rsidR="002360F8">
        <w:rPr>
          <w:rFonts w:ascii="Times New Roman" w:hAnsi="Times New Roman"/>
        </w:rPr>
        <w:t>.</w:t>
      </w:r>
      <w:r w:rsidR="000F2C78">
        <w:rPr>
          <w:rFonts w:ascii="Times New Roman" w:hAnsi="Times New Roman"/>
        </w:rPr>
        <w:t xml:space="preserve"> Smoother </w:t>
      </w:r>
      <w:r w:rsidR="00530D97">
        <w:rPr>
          <w:rFonts w:ascii="Times New Roman" w:hAnsi="Times New Roman"/>
        </w:rPr>
        <w:t xml:space="preserve">roads </w:t>
      </w:r>
      <w:r w:rsidR="002360F8">
        <w:rPr>
          <w:rFonts w:ascii="Times New Roman" w:hAnsi="Times New Roman"/>
        </w:rPr>
        <w:t>make</w:t>
      </w:r>
      <w:r w:rsidR="00530D97">
        <w:rPr>
          <w:rFonts w:ascii="Times New Roman" w:hAnsi="Times New Roman"/>
        </w:rPr>
        <w:t xml:space="preserve"> car</w:t>
      </w:r>
      <w:r w:rsidR="002360F8">
        <w:rPr>
          <w:rFonts w:ascii="Times New Roman" w:hAnsi="Times New Roman"/>
        </w:rPr>
        <w:t xml:space="preserve"> be able to</w:t>
      </w:r>
      <w:r w:rsidR="00530D97">
        <w:rPr>
          <w:rFonts w:ascii="Times New Roman" w:hAnsi="Times New Roman"/>
        </w:rPr>
        <w:t xml:space="preserve"> move forward with less force.</w:t>
      </w:r>
      <w:r w:rsidR="002360F8">
        <w:rPr>
          <w:rFonts w:ascii="Times New Roman" w:hAnsi="Times New Roman"/>
        </w:rPr>
        <w:t xml:space="preserve"> If the force is </w:t>
      </w:r>
      <w:r w:rsidR="00414CF7">
        <w:rPr>
          <w:rFonts w:ascii="Times New Roman" w:hAnsi="Times New Roman"/>
        </w:rPr>
        <w:t>the</w:t>
      </w:r>
      <w:r w:rsidR="002360F8">
        <w:rPr>
          <w:rFonts w:ascii="Times New Roman" w:hAnsi="Times New Roman"/>
        </w:rPr>
        <w:t xml:space="preserve"> same as </w:t>
      </w:r>
      <w:r w:rsidR="00414CF7">
        <w:rPr>
          <w:rFonts w:ascii="Times New Roman" w:hAnsi="Times New Roman"/>
        </w:rPr>
        <w:t xml:space="preserve">the force </w:t>
      </w:r>
      <w:r w:rsidR="002360F8">
        <w:rPr>
          <w:rFonts w:ascii="Times New Roman" w:hAnsi="Times New Roman"/>
        </w:rPr>
        <w:t>in sunny day, the car may be too fast to avoid collisions.</w:t>
      </w:r>
      <w:r w:rsidR="00654F8E">
        <w:rPr>
          <w:rFonts w:ascii="Times New Roman" w:hAnsi="Times New Roman"/>
        </w:rPr>
        <w:t xml:space="preserve"> </w:t>
      </w:r>
      <w:r w:rsidR="00913153">
        <w:rPr>
          <w:rFonts w:ascii="Times New Roman" w:hAnsi="Times New Roman"/>
        </w:rPr>
        <w:t xml:space="preserve">Therefore, we must add more code to deal with such </w:t>
      </w:r>
      <w:r w:rsidR="002360F8">
        <w:rPr>
          <w:rFonts w:ascii="Times New Roman" w:hAnsi="Times New Roman"/>
        </w:rPr>
        <w:t xml:space="preserve">a </w:t>
      </w:r>
      <w:r w:rsidR="00913153">
        <w:rPr>
          <w:rFonts w:ascii="Times New Roman" w:hAnsi="Times New Roman"/>
        </w:rPr>
        <w:t>situation.</w:t>
      </w:r>
    </w:p>
    <w:p w14:paraId="7AD68E64" w14:textId="77777777" w:rsidR="00922DBA" w:rsidRDefault="00922DBA" w:rsidP="00E6096C">
      <w:pPr>
        <w:spacing w:line="480" w:lineRule="auto"/>
        <w:rPr>
          <w:rFonts w:ascii="Times New Roman" w:hAnsi="Times New Roman"/>
        </w:rPr>
      </w:pPr>
    </w:p>
    <w:p w14:paraId="22830EB4" w14:textId="6EF3FE12" w:rsidR="00912189" w:rsidRDefault="00414CF7" w:rsidP="000633D1">
      <w:pPr>
        <w:pStyle w:val="Heading1"/>
        <w:numPr>
          <w:ilvl w:val="0"/>
          <w:numId w:val="8"/>
        </w:numPr>
      </w:pPr>
      <w:bookmarkStart w:id="30" w:name="_Toc8174271"/>
      <w:r>
        <w:t>Physics-based AI</w:t>
      </w:r>
      <w:r w:rsidR="001C6CA9">
        <w:t xml:space="preserve"> </w:t>
      </w:r>
      <w:commentRangeStart w:id="31"/>
      <w:r w:rsidR="00912189">
        <w:t>Car</w:t>
      </w:r>
      <w:commentRangeEnd w:id="31"/>
      <w:r w:rsidR="001C6CA9">
        <w:rPr>
          <w:rStyle w:val="CommentReference"/>
          <w:rFonts w:asciiTheme="minorHAnsi" w:eastAsiaTheme="minorEastAsia" w:hAnsiTheme="minorHAnsi" w:cstheme="minorBidi"/>
          <w:color w:val="auto"/>
        </w:rPr>
        <w:commentReference w:id="31"/>
      </w:r>
      <w:bookmarkEnd w:id="30"/>
    </w:p>
    <w:p w14:paraId="6586C519" w14:textId="77777777" w:rsidR="00922DBA" w:rsidRDefault="00922DBA" w:rsidP="00856EFA">
      <w:pPr>
        <w:spacing w:line="480" w:lineRule="auto"/>
        <w:ind w:firstLine="720"/>
        <w:rPr>
          <w:rFonts w:ascii="Times New Roman" w:hAnsi="Times New Roman"/>
        </w:rPr>
      </w:pPr>
    </w:p>
    <w:p w14:paraId="38AD9AB3" w14:textId="5D7229B3" w:rsidR="00856EFA" w:rsidRDefault="001C6CA9" w:rsidP="00856EFA">
      <w:pPr>
        <w:spacing w:line="480" w:lineRule="auto"/>
        <w:ind w:firstLine="720"/>
        <w:rPr>
          <w:rFonts w:ascii="Times New Roman" w:hAnsi="Times New Roman"/>
        </w:rPr>
      </w:pPr>
      <w:r>
        <w:rPr>
          <w:rFonts w:ascii="Times New Roman" w:hAnsi="Times New Roman"/>
        </w:rPr>
        <w:t xml:space="preserve">In contrast to the </w:t>
      </w:r>
      <w:proofErr w:type="gramStart"/>
      <w:r>
        <w:rPr>
          <w:rFonts w:ascii="Times New Roman" w:hAnsi="Times New Roman"/>
        </w:rPr>
        <w:t>aforementioned car</w:t>
      </w:r>
      <w:proofErr w:type="gramEnd"/>
      <w:r w:rsidR="00F62200">
        <w:rPr>
          <w:rFonts w:ascii="Times New Roman" w:hAnsi="Times New Roman"/>
        </w:rPr>
        <w:t xml:space="preserve"> simulation game</w:t>
      </w:r>
      <w:r>
        <w:rPr>
          <w:rFonts w:ascii="Times New Roman" w:hAnsi="Times New Roman"/>
        </w:rPr>
        <w:t xml:space="preserve"> that drives on the regular road, in this </w:t>
      </w:r>
      <w:r w:rsidR="00804BE6">
        <w:rPr>
          <w:rFonts w:ascii="Times New Roman" w:hAnsi="Times New Roman"/>
        </w:rPr>
        <w:t>game</w:t>
      </w:r>
      <w:r>
        <w:rPr>
          <w:rFonts w:ascii="Times New Roman" w:hAnsi="Times New Roman"/>
        </w:rPr>
        <w:t xml:space="preserve">, </w:t>
      </w:r>
      <w:r w:rsidR="0004751B">
        <w:rPr>
          <w:rFonts w:ascii="Times New Roman" w:hAnsi="Times New Roman"/>
        </w:rPr>
        <w:t>it</w:t>
      </w:r>
      <w:r w:rsidR="00804BE6">
        <w:rPr>
          <w:rFonts w:ascii="Times New Roman" w:hAnsi="Times New Roman"/>
        </w:rPr>
        <w:t xml:space="preserve"> </w:t>
      </w:r>
      <w:r w:rsidR="0004751B">
        <w:rPr>
          <w:rFonts w:ascii="Times New Roman" w:hAnsi="Times New Roman"/>
        </w:rPr>
        <w:t>simulates</w:t>
      </w:r>
      <w:r w:rsidR="00804BE6">
        <w:rPr>
          <w:rFonts w:ascii="Times New Roman" w:hAnsi="Times New Roman"/>
        </w:rPr>
        <w:t xml:space="preserve"> a physics-based car </w:t>
      </w:r>
      <w:r>
        <w:rPr>
          <w:rFonts w:ascii="Times New Roman" w:hAnsi="Times New Roman"/>
        </w:rPr>
        <w:t xml:space="preserve">that can drive </w:t>
      </w:r>
      <w:r w:rsidR="00804BE6">
        <w:rPr>
          <w:rFonts w:ascii="Times New Roman" w:hAnsi="Times New Roman"/>
        </w:rPr>
        <w:t>a</w:t>
      </w:r>
      <w:r>
        <w:rPr>
          <w:rFonts w:ascii="Times New Roman" w:hAnsi="Times New Roman"/>
        </w:rPr>
        <w:t>n irregular road after a machine-learning training phase.</w:t>
      </w:r>
      <w:r w:rsidR="00804BE6">
        <w:rPr>
          <w:rFonts w:ascii="Times New Roman" w:hAnsi="Times New Roman"/>
        </w:rPr>
        <w:t xml:space="preserve"> </w:t>
      </w:r>
      <w:r w:rsidR="006C763B">
        <w:rPr>
          <w:rFonts w:ascii="Times New Roman" w:hAnsi="Times New Roman"/>
        </w:rPr>
        <w:t xml:space="preserve">The trail </w:t>
      </w:r>
      <w:r w:rsidR="00D60ABE">
        <w:rPr>
          <w:rFonts w:ascii="Times New Roman" w:hAnsi="Times New Roman"/>
        </w:rPr>
        <w:t>is</w:t>
      </w:r>
      <w:r w:rsidR="006C763B">
        <w:rPr>
          <w:rFonts w:ascii="Times New Roman" w:hAnsi="Times New Roman"/>
        </w:rPr>
        <w:t xml:space="preserve"> not </w:t>
      </w:r>
      <w:r w:rsidR="00D60ABE">
        <w:rPr>
          <w:rFonts w:ascii="Times New Roman" w:hAnsi="Times New Roman"/>
        </w:rPr>
        <w:t xml:space="preserve">rectangular, and it can be any shape. </w:t>
      </w:r>
      <w:r w:rsidR="00766AF5">
        <w:rPr>
          <w:rFonts w:ascii="Times New Roman" w:hAnsi="Times New Roman"/>
        </w:rPr>
        <w:t>In order to focus on the learning algorithm,</w:t>
      </w:r>
      <w:r w:rsidR="003C02D1">
        <w:rPr>
          <w:rFonts w:ascii="Times New Roman" w:hAnsi="Times New Roman"/>
        </w:rPr>
        <w:t xml:space="preserve"> the map in this project </w:t>
      </w:r>
      <w:r w:rsidR="00766AF5">
        <w:rPr>
          <w:rFonts w:ascii="Times New Roman" w:hAnsi="Times New Roman"/>
        </w:rPr>
        <w:t xml:space="preserve">is kept </w:t>
      </w:r>
      <w:r w:rsidR="003C02D1">
        <w:rPr>
          <w:rFonts w:ascii="Times New Roman" w:hAnsi="Times New Roman"/>
        </w:rPr>
        <w:t>static.</w:t>
      </w:r>
      <w:r w:rsidR="00057AA3">
        <w:rPr>
          <w:rFonts w:ascii="Times New Roman" w:hAnsi="Times New Roman"/>
        </w:rPr>
        <w:t xml:space="preserve"> It is not procedurally generated each time </w:t>
      </w:r>
      <w:r w:rsidR="00766AF5">
        <w:rPr>
          <w:rFonts w:ascii="Times New Roman" w:hAnsi="Times New Roman"/>
        </w:rPr>
        <w:t xml:space="preserve">as the previous Random City </w:t>
      </w:r>
      <w:r w:rsidR="00057AA3">
        <w:rPr>
          <w:rFonts w:ascii="Times New Roman" w:hAnsi="Times New Roman"/>
        </w:rPr>
        <w:t>when the game is being initialized.</w:t>
      </w:r>
      <w:r w:rsidR="00AA3E5F">
        <w:rPr>
          <w:rFonts w:ascii="Times New Roman" w:hAnsi="Times New Roman"/>
        </w:rPr>
        <w:t xml:space="preserve"> </w:t>
      </w:r>
      <w:r w:rsidR="00F97F5B">
        <w:rPr>
          <w:rFonts w:ascii="Times New Roman" w:hAnsi="Times New Roman"/>
        </w:rPr>
        <w:t>This project is also made with Unity3D engine, and it is also a 3D game. The 3D models are also from</w:t>
      </w:r>
      <w:r w:rsidR="00CA0086">
        <w:rPr>
          <w:rFonts w:ascii="Times New Roman" w:hAnsi="Times New Roman"/>
        </w:rPr>
        <w:t xml:space="preserve"> different authors in</w:t>
      </w:r>
      <w:r w:rsidR="00F97F5B">
        <w:rPr>
          <w:rFonts w:ascii="Times New Roman" w:hAnsi="Times New Roman"/>
        </w:rPr>
        <w:t xml:space="preserve"> Unity Asset Stores</w:t>
      </w:r>
      <w:r w:rsidR="00CA0086">
        <w:rPr>
          <w:rFonts w:ascii="Times New Roman" w:hAnsi="Times New Roman"/>
        </w:rPr>
        <w:t xml:space="preserve">. The roads of this project are not strictly 90 degree, which makes </w:t>
      </w:r>
      <w:r w:rsidR="00BA5931">
        <w:rPr>
          <w:rFonts w:ascii="Times New Roman" w:hAnsi="Times New Roman"/>
        </w:rPr>
        <w:t>cars harder to control the angular velocity to make a good turn.</w:t>
      </w:r>
      <w:r w:rsidR="00F916A0">
        <w:rPr>
          <w:rFonts w:ascii="Times New Roman" w:hAnsi="Times New Roman"/>
        </w:rPr>
        <w:t xml:space="preserve"> Player camera is al</w:t>
      </w:r>
      <w:r w:rsidR="00161087">
        <w:rPr>
          <w:rFonts w:ascii="Times New Roman" w:hAnsi="Times New Roman"/>
        </w:rPr>
        <w:t xml:space="preserve">ways following the car; </w:t>
      </w:r>
      <w:r w:rsidR="00161087">
        <w:rPr>
          <w:rFonts w:ascii="Times New Roman" w:hAnsi="Times New Roman"/>
        </w:rPr>
        <w:lastRenderedPageBreak/>
        <w:t>they cannot move the camera freely in this game.</w:t>
      </w:r>
      <w:r w:rsidR="003868DF">
        <w:rPr>
          <w:rFonts w:ascii="Times New Roman" w:hAnsi="Times New Roman"/>
        </w:rPr>
        <w:t xml:space="preserve"> </w:t>
      </w:r>
      <w:r w:rsidR="007373E8">
        <w:rPr>
          <w:rFonts w:ascii="Times New Roman" w:hAnsi="Times New Roman"/>
        </w:rPr>
        <w:t xml:space="preserve">It is called </w:t>
      </w:r>
      <w:r w:rsidR="0079653B">
        <w:rPr>
          <w:rFonts w:ascii="Times New Roman" w:hAnsi="Times New Roman"/>
        </w:rPr>
        <w:t xml:space="preserve">third-person-vision camera. </w:t>
      </w:r>
      <w:r w:rsidR="003868DF">
        <w:rPr>
          <w:rFonts w:ascii="Times New Roman" w:hAnsi="Times New Roman"/>
        </w:rPr>
        <w:t>Here is a picture that shows what can player see in this game:</w:t>
      </w:r>
    </w:p>
    <w:p w14:paraId="37EE6EE3" w14:textId="77777777" w:rsidR="007373E8" w:rsidRDefault="007373E8" w:rsidP="007373E8">
      <w:pPr>
        <w:keepNext/>
        <w:spacing w:line="480" w:lineRule="auto"/>
        <w:ind w:firstLine="720"/>
      </w:pPr>
      <w:r w:rsidRPr="007373E8">
        <w:rPr>
          <w:rFonts w:ascii="Times New Roman" w:hAnsi="Times New Roman"/>
          <w:noProof/>
          <w:lang w:eastAsia="zh-CN"/>
        </w:rPr>
        <w:drawing>
          <wp:inline distT="0" distB="0" distL="0" distR="0" wp14:anchorId="47562419" wp14:editId="10939801">
            <wp:extent cx="5943600" cy="3343275"/>
            <wp:effectExtent l="0" t="0" r="0" b="9525"/>
            <wp:docPr id="9" name="Content Placeholder 8">
              <a:extLst xmlns:a="http://schemas.openxmlformats.org/drawingml/2006/main">
                <a:ext uri="{FF2B5EF4-FFF2-40B4-BE49-F238E27FC236}">
                  <a16:creationId xmlns:a16="http://schemas.microsoft.com/office/drawing/2014/main" id="{9EDBD5B0-9C66-48AA-94AD-8B8DF86AEDF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9EDBD5B0-9C66-48AA-94AD-8B8DF86AEDF3}"/>
                        </a:ext>
                      </a:extLst>
                    </pic:cNvPr>
                    <pic:cNvPicPr>
                      <a:picLocks noGrp="1" noChangeAspect="1"/>
                    </pic:cNvPicPr>
                  </pic:nvPicPr>
                  <pic:blipFill>
                    <a:blip r:embed="rId16"/>
                    <a:stretch>
                      <a:fillRect/>
                    </a:stretch>
                  </pic:blipFill>
                  <pic:spPr>
                    <a:xfrm>
                      <a:off x="0" y="0"/>
                      <a:ext cx="5943600" cy="3343275"/>
                    </a:xfrm>
                    <a:prstGeom prst="rect">
                      <a:avLst/>
                    </a:prstGeom>
                  </pic:spPr>
                </pic:pic>
              </a:graphicData>
            </a:graphic>
          </wp:inline>
        </w:drawing>
      </w:r>
    </w:p>
    <w:p w14:paraId="448C6053" w14:textId="3809D5B6" w:rsidR="003868DF" w:rsidRDefault="007373E8" w:rsidP="00872194">
      <w:pPr>
        <w:pStyle w:val="Caption"/>
        <w:jc w:val="center"/>
        <w:rPr>
          <w:rFonts w:ascii="Times New Roman" w:hAnsi="Times New Roman"/>
        </w:rPr>
      </w:pPr>
      <w:r>
        <w:t xml:space="preserve">Figure </w:t>
      </w:r>
      <w:r w:rsidR="00A90BAF">
        <w:fldChar w:fldCharType="begin"/>
      </w:r>
      <w:r w:rsidR="00A90BAF">
        <w:instrText xml:space="preserve"> SEQ Figure \* ARABIC </w:instrText>
      </w:r>
      <w:r w:rsidR="00A90BAF">
        <w:fldChar w:fldCharType="separate"/>
      </w:r>
      <w:r w:rsidR="00A4311C">
        <w:rPr>
          <w:noProof/>
        </w:rPr>
        <w:t>6</w:t>
      </w:r>
      <w:r w:rsidR="00A90BAF">
        <w:rPr>
          <w:noProof/>
        </w:rPr>
        <w:fldChar w:fldCharType="end"/>
      </w:r>
      <w:r>
        <w:t xml:space="preserve"> --- Third-person-vision camera.</w:t>
      </w:r>
    </w:p>
    <w:p w14:paraId="2BEA6AA8" w14:textId="02153EE4" w:rsidR="00513C96" w:rsidRDefault="00872194" w:rsidP="00C40CC9">
      <w:pPr>
        <w:spacing w:line="480" w:lineRule="auto"/>
        <w:ind w:firstLine="720"/>
        <w:rPr>
          <w:rFonts w:ascii="Times New Roman" w:hAnsi="Times New Roman"/>
        </w:rPr>
      </w:pPr>
      <w:r>
        <w:rPr>
          <w:rFonts w:ascii="Times New Roman" w:hAnsi="Times New Roman"/>
        </w:rPr>
        <w:t>T</w:t>
      </w:r>
      <w:r w:rsidR="0095377D">
        <w:rPr>
          <w:rFonts w:ascii="Times New Roman" w:hAnsi="Times New Roman"/>
        </w:rPr>
        <w:t xml:space="preserve">he algorithm used in this project is called </w:t>
      </w:r>
      <w:r w:rsidR="00ED46ED">
        <w:rPr>
          <w:rFonts w:ascii="Times New Roman" w:hAnsi="Times New Roman"/>
        </w:rPr>
        <w:t xml:space="preserve">reinforcement learning. It is a subset of machine learning </w:t>
      </w:r>
      <w:r w:rsidR="00A25587">
        <w:rPr>
          <w:rFonts w:ascii="Times New Roman" w:hAnsi="Times New Roman"/>
        </w:rPr>
        <w:t xml:space="preserve">algorithms. </w:t>
      </w:r>
      <w:r w:rsidR="00B66434">
        <w:rPr>
          <w:rFonts w:ascii="Times New Roman" w:hAnsi="Times New Roman"/>
        </w:rPr>
        <w:t xml:space="preserve">The tool for this </w:t>
      </w:r>
      <w:r w:rsidR="00ED4F34">
        <w:rPr>
          <w:rFonts w:ascii="Times New Roman" w:hAnsi="Times New Roman"/>
        </w:rPr>
        <w:t xml:space="preserve">algorithm is ML-Agents developed by Unity Technologies </w:t>
      </w:r>
      <w:r w:rsidR="00ED4F34" w:rsidRPr="00ED4F34">
        <w:rPr>
          <w:rFonts w:ascii="Times New Roman" w:hAnsi="Times New Roman"/>
          <w:vertAlign w:val="superscript"/>
        </w:rPr>
        <w:t>[4]</w:t>
      </w:r>
      <w:r w:rsidR="00ED4F34">
        <w:rPr>
          <w:rFonts w:ascii="Times New Roman" w:hAnsi="Times New Roman"/>
        </w:rPr>
        <w:t>.</w:t>
      </w:r>
      <w:r w:rsidR="004D0683">
        <w:rPr>
          <w:rFonts w:ascii="Times New Roman" w:hAnsi="Times New Roman"/>
        </w:rPr>
        <w:t xml:space="preserve"> The algorithm </w:t>
      </w:r>
      <w:r w:rsidR="00155C83">
        <w:rPr>
          <w:rFonts w:ascii="Times New Roman" w:hAnsi="Times New Roman"/>
        </w:rPr>
        <w:t xml:space="preserve">contains </w:t>
      </w:r>
      <w:r w:rsidR="007F35C8">
        <w:rPr>
          <w:rFonts w:ascii="Times New Roman" w:hAnsi="Times New Roman"/>
        </w:rPr>
        <w:t>an</w:t>
      </w:r>
      <w:r w:rsidR="00155C83">
        <w:rPr>
          <w:rFonts w:ascii="Times New Roman" w:hAnsi="Times New Roman"/>
        </w:rPr>
        <w:t xml:space="preserve"> </w:t>
      </w:r>
      <w:r w:rsidR="007F35C8">
        <w:rPr>
          <w:rFonts w:ascii="Times New Roman" w:hAnsi="Times New Roman"/>
        </w:rPr>
        <w:t>incredibly</w:t>
      </w:r>
      <w:r w:rsidR="00155C83">
        <w:rPr>
          <w:rFonts w:ascii="Times New Roman" w:hAnsi="Times New Roman"/>
        </w:rPr>
        <w:t xml:space="preserve"> long loop and extensive matrix computation, both are core of machine learning algorithm</w:t>
      </w:r>
      <w:r w:rsidR="00197461">
        <w:rPr>
          <w:rFonts w:ascii="Times New Roman" w:hAnsi="Times New Roman"/>
        </w:rPr>
        <w:t xml:space="preserve">, which results in one of the </w:t>
      </w:r>
      <w:r w:rsidR="00E11738">
        <w:rPr>
          <w:rFonts w:ascii="Times New Roman" w:hAnsi="Times New Roman"/>
        </w:rPr>
        <w:t xml:space="preserve">worst disadvantages of this algorithm, because it requires </w:t>
      </w:r>
      <w:r w:rsidR="00E65299">
        <w:rPr>
          <w:rFonts w:ascii="Times New Roman" w:hAnsi="Times New Roman"/>
        </w:rPr>
        <w:t>long time to train</w:t>
      </w:r>
      <w:r w:rsidR="00002C2F">
        <w:rPr>
          <w:rFonts w:ascii="Times New Roman" w:hAnsi="Times New Roman"/>
        </w:rPr>
        <w:t>.</w:t>
      </w:r>
      <w:r w:rsidR="00E65299">
        <w:rPr>
          <w:rFonts w:ascii="Times New Roman" w:hAnsi="Times New Roman"/>
        </w:rPr>
        <w:t xml:space="preserve"> The time for training the model can be more than several months.</w:t>
      </w:r>
      <w:commentRangeStart w:id="32"/>
      <w:r w:rsidR="007F35C8">
        <w:rPr>
          <w:rFonts w:ascii="Times New Roman" w:hAnsi="Times New Roman"/>
        </w:rPr>
        <w:t xml:space="preserve"> </w:t>
      </w:r>
      <w:commentRangeEnd w:id="32"/>
      <w:r w:rsidR="00EE67B9">
        <w:rPr>
          <w:rStyle w:val="CommentReference"/>
        </w:rPr>
        <w:commentReference w:id="32"/>
      </w:r>
      <w:r w:rsidR="007F35C8">
        <w:rPr>
          <w:rFonts w:ascii="Times New Roman" w:hAnsi="Times New Roman"/>
        </w:rPr>
        <w:t xml:space="preserve">Neural network is also used in this project, which </w:t>
      </w:r>
      <w:r w:rsidR="00EE67B9">
        <w:rPr>
          <w:rFonts w:ascii="Times New Roman" w:hAnsi="Times New Roman"/>
        </w:rPr>
        <w:t xml:space="preserve">often </w:t>
      </w:r>
      <w:r w:rsidR="005348B6">
        <w:rPr>
          <w:rFonts w:ascii="Times New Roman" w:hAnsi="Times New Roman"/>
        </w:rPr>
        <w:t xml:space="preserve">occupies </w:t>
      </w:r>
      <w:r w:rsidR="00EE67B9">
        <w:rPr>
          <w:rFonts w:ascii="Times New Roman" w:hAnsi="Times New Roman"/>
        </w:rPr>
        <w:t xml:space="preserve">a </w:t>
      </w:r>
      <w:r w:rsidR="005348B6">
        <w:rPr>
          <w:rFonts w:ascii="Times New Roman" w:hAnsi="Times New Roman"/>
        </w:rPr>
        <w:t>huge size of memory</w:t>
      </w:r>
      <w:r w:rsidR="00F57C68">
        <w:rPr>
          <w:rFonts w:ascii="Times New Roman" w:hAnsi="Times New Roman"/>
        </w:rPr>
        <w:t xml:space="preserve"> and requires extensive computation of CPU and GPU. </w:t>
      </w:r>
      <w:r w:rsidR="00790838">
        <w:rPr>
          <w:rFonts w:ascii="Times New Roman" w:hAnsi="Times New Roman"/>
        </w:rPr>
        <w:t xml:space="preserve">If the map in this project is also randomly generated, it </w:t>
      </w:r>
      <w:r w:rsidR="008035C9">
        <w:rPr>
          <w:rFonts w:ascii="Times New Roman" w:hAnsi="Times New Roman"/>
        </w:rPr>
        <w:t xml:space="preserve">will bring enormous amount of dataset </w:t>
      </w:r>
      <w:r w:rsidR="00D42131">
        <w:rPr>
          <w:rFonts w:ascii="Times New Roman" w:hAnsi="Times New Roman"/>
        </w:rPr>
        <w:t>to the computer</w:t>
      </w:r>
      <w:r w:rsidR="00EE67B9">
        <w:rPr>
          <w:rFonts w:ascii="Times New Roman" w:hAnsi="Times New Roman"/>
        </w:rPr>
        <w:t>, which is another reason that we keep the map static</w:t>
      </w:r>
      <w:r w:rsidR="00D42131">
        <w:rPr>
          <w:rFonts w:ascii="Times New Roman" w:hAnsi="Times New Roman"/>
        </w:rPr>
        <w:t xml:space="preserve">. </w:t>
      </w:r>
    </w:p>
    <w:p w14:paraId="59C2FE38" w14:textId="77777777" w:rsidR="00C40CC9" w:rsidRDefault="00C40CC9" w:rsidP="00C40CC9">
      <w:pPr>
        <w:spacing w:line="480" w:lineRule="auto"/>
        <w:ind w:firstLine="720"/>
        <w:rPr>
          <w:rFonts w:ascii="Times New Roman" w:hAnsi="Times New Roman"/>
        </w:rPr>
      </w:pPr>
    </w:p>
    <w:p w14:paraId="717AB9D7" w14:textId="3A0A81DB" w:rsidR="00C40CC9" w:rsidRDefault="00C40CC9" w:rsidP="000633D1">
      <w:pPr>
        <w:pStyle w:val="Heading2"/>
      </w:pPr>
      <w:bookmarkStart w:id="33" w:name="_Toc8174272"/>
      <w:r>
        <w:lastRenderedPageBreak/>
        <w:t>3.</w:t>
      </w:r>
      <w:r w:rsidR="00B0157E">
        <w:t>1</w:t>
      </w:r>
      <w:r>
        <w:t xml:space="preserve"> </w:t>
      </w:r>
      <w:r w:rsidR="00B57F1D">
        <w:t>Basic Idea of Reinforcement Learning</w:t>
      </w:r>
      <w:bookmarkEnd w:id="33"/>
    </w:p>
    <w:p w14:paraId="3E822110" w14:textId="77777777" w:rsidR="00513C96" w:rsidRDefault="00513C96" w:rsidP="00856EFA">
      <w:pPr>
        <w:spacing w:line="480" w:lineRule="auto"/>
        <w:ind w:firstLine="720"/>
        <w:rPr>
          <w:rFonts w:ascii="Times New Roman" w:hAnsi="Times New Roman"/>
        </w:rPr>
      </w:pPr>
    </w:p>
    <w:p w14:paraId="4CB19B9E" w14:textId="293E56ED" w:rsidR="00457AC2" w:rsidRDefault="00E47302" w:rsidP="00856EFA">
      <w:pPr>
        <w:spacing w:line="480" w:lineRule="auto"/>
        <w:ind w:firstLine="720"/>
        <w:rPr>
          <w:rFonts w:ascii="Times New Roman" w:hAnsi="Times New Roman"/>
        </w:rPr>
      </w:pPr>
      <w:r>
        <w:rPr>
          <w:rFonts w:ascii="Times New Roman" w:hAnsi="Times New Roman"/>
        </w:rPr>
        <w:t>T</w:t>
      </w:r>
      <w:r w:rsidR="00662133">
        <w:rPr>
          <w:rFonts w:ascii="Times New Roman" w:hAnsi="Times New Roman"/>
        </w:rPr>
        <w:t xml:space="preserve">he basic idea of reinforcement learning is simple. Firstly, the AI agent tries some actions randomly. </w:t>
      </w:r>
      <w:r w:rsidR="007D4A91">
        <w:rPr>
          <w:rFonts w:ascii="Times New Roman" w:hAnsi="Times New Roman"/>
        </w:rPr>
        <w:t xml:space="preserve">The agent may know </w:t>
      </w:r>
      <w:r w:rsidR="00A577F7">
        <w:rPr>
          <w:rFonts w:ascii="Times New Roman" w:hAnsi="Times New Roman"/>
        </w:rPr>
        <w:t xml:space="preserve">a </w:t>
      </w:r>
      <w:r w:rsidR="00FC159F">
        <w:rPr>
          <w:rFonts w:ascii="Times New Roman" w:hAnsi="Times New Roman"/>
        </w:rPr>
        <w:t>small number of</w:t>
      </w:r>
      <w:r w:rsidR="007D4A91">
        <w:rPr>
          <w:rFonts w:ascii="Times New Roman" w:hAnsi="Times New Roman"/>
        </w:rPr>
        <w:t xml:space="preserve"> rules about the environment </w:t>
      </w:r>
      <w:r w:rsidR="00FC159F">
        <w:rPr>
          <w:rFonts w:ascii="Times New Roman" w:hAnsi="Times New Roman"/>
        </w:rPr>
        <w:t>it</w:t>
      </w:r>
      <w:r w:rsidR="00945B54">
        <w:rPr>
          <w:rFonts w:ascii="Times New Roman" w:hAnsi="Times New Roman"/>
        </w:rPr>
        <w:t xml:space="preserve"> is</w:t>
      </w:r>
      <w:r w:rsidR="00FC159F">
        <w:rPr>
          <w:rFonts w:ascii="Times New Roman" w:hAnsi="Times New Roman"/>
        </w:rPr>
        <w:t xml:space="preserve"> currently in. For example, </w:t>
      </w:r>
      <w:r w:rsidR="00541CA3">
        <w:rPr>
          <w:rFonts w:ascii="Times New Roman" w:hAnsi="Times New Roman"/>
        </w:rPr>
        <w:t xml:space="preserve">car driving agent may know </w:t>
      </w:r>
      <w:r w:rsidR="008C3A7E">
        <w:rPr>
          <w:rFonts w:ascii="Times New Roman" w:hAnsi="Times New Roman"/>
        </w:rPr>
        <w:t>how to move car forward, to turn</w:t>
      </w:r>
      <w:r w:rsidR="00A577F7">
        <w:rPr>
          <w:rFonts w:ascii="Times New Roman" w:hAnsi="Times New Roman"/>
        </w:rPr>
        <w:t>,</w:t>
      </w:r>
      <w:r w:rsidR="008C3A7E">
        <w:rPr>
          <w:rFonts w:ascii="Times New Roman" w:hAnsi="Times New Roman"/>
        </w:rPr>
        <w:t xml:space="preserve"> and to brake</w:t>
      </w:r>
      <w:r w:rsidR="00223D5A">
        <w:rPr>
          <w:rFonts w:ascii="Times New Roman" w:hAnsi="Times New Roman"/>
        </w:rPr>
        <w:t xml:space="preserve">. The agent can also see </w:t>
      </w:r>
      <w:r w:rsidR="00761E27">
        <w:rPr>
          <w:rFonts w:ascii="Times New Roman" w:hAnsi="Times New Roman"/>
        </w:rPr>
        <w:t xml:space="preserve">what happens in front of </w:t>
      </w:r>
      <w:r w:rsidR="0031101E">
        <w:rPr>
          <w:rFonts w:ascii="Times New Roman" w:hAnsi="Times New Roman"/>
        </w:rPr>
        <w:t xml:space="preserve">or behind it. However, it </w:t>
      </w:r>
      <w:r w:rsidR="00FF0FFC">
        <w:rPr>
          <w:rFonts w:ascii="Times New Roman" w:hAnsi="Times New Roman"/>
          <w:color w:val="000000" w:themeColor="text1"/>
        </w:rPr>
        <w:t>does not</w:t>
      </w:r>
      <w:r w:rsidR="0031101E" w:rsidRPr="00FF0FFC">
        <w:rPr>
          <w:rFonts w:ascii="Times New Roman" w:hAnsi="Times New Roman"/>
        </w:rPr>
        <w:t xml:space="preserve"> </w:t>
      </w:r>
      <w:r w:rsidR="0031101E">
        <w:rPr>
          <w:rFonts w:ascii="Times New Roman" w:hAnsi="Times New Roman"/>
        </w:rPr>
        <w:t xml:space="preserve">know </w:t>
      </w:r>
      <w:r w:rsidR="00605325">
        <w:rPr>
          <w:rFonts w:ascii="Times New Roman" w:hAnsi="Times New Roman"/>
        </w:rPr>
        <w:t>what the map looks like, what is the final goal</w:t>
      </w:r>
      <w:r w:rsidR="00A577F7">
        <w:rPr>
          <w:rFonts w:ascii="Times New Roman" w:hAnsi="Times New Roman"/>
        </w:rPr>
        <w:t>,</w:t>
      </w:r>
      <w:r w:rsidR="00605325">
        <w:rPr>
          <w:rFonts w:ascii="Times New Roman" w:hAnsi="Times New Roman"/>
        </w:rPr>
        <w:t xml:space="preserve"> or what happens if the agent collides a wall. </w:t>
      </w:r>
      <w:r w:rsidR="00A93164">
        <w:rPr>
          <w:rFonts w:ascii="Times New Roman" w:hAnsi="Times New Roman"/>
        </w:rPr>
        <w:t xml:space="preserve">It is the algorithm </w:t>
      </w:r>
      <w:r w:rsidR="00945B54">
        <w:rPr>
          <w:rFonts w:ascii="Times New Roman" w:hAnsi="Times New Roman"/>
        </w:rPr>
        <w:t>that</w:t>
      </w:r>
      <w:r w:rsidR="00A93164">
        <w:rPr>
          <w:rFonts w:ascii="Times New Roman" w:hAnsi="Times New Roman"/>
        </w:rPr>
        <w:t xml:space="preserve"> </w:t>
      </w:r>
      <w:r w:rsidR="00A577F7">
        <w:rPr>
          <w:rFonts w:ascii="Times New Roman" w:hAnsi="Times New Roman"/>
        </w:rPr>
        <w:t xml:space="preserve">performs a </w:t>
      </w:r>
      <w:r w:rsidR="001F5893">
        <w:rPr>
          <w:rFonts w:ascii="Times New Roman" w:hAnsi="Times New Roman"/>
        </w:rPr>
        <w:t xml:space="preserve">reward or </w:t>
      </w:r>
      <w:r w:rsidR="00A577F7">
        <w:rPr>
          <w:rFonts w:ascii="Times New Roman" w:hAnsi="Times New Roman"/>
        </w:rPr>
        <w:t xml:space="preserve">a </w:t>
      </w:r>
      <w:r w:rsidR="00AB6DF8">
        <w:rPr>
          <w:rFonts w:ascii="Times New Roman" w:hAnsi="Times New Roman"/>
        </w:rPr>
        <w:t>penalty</w:t>
      </w:r>
      <w:r w:rsidR="001F5893">
        <w:rPr>
          <w:rFonts w:ascii="Times New Roman" w:hAnsi="Times New Roman"/>
        </w:rPr>
        <w:t xml:space="preserve"> </w:t>
      </w:r>
      <w:r w:rsidR="00AB6DF8">
        <w:rPr>
          <w:rFonts w:ascii="Times New Roman" w:hAnsi="Times New Roman"/>
        </w:rPr>
        <w:t>for each action the agent makes.</w:t>
      </w:r>
      <w:r w:rsidR="009C6E47">
        <w:rPr>
          <w:rFonts w:ascii="Times New Roman" w:hAnsi="Times New Roman"/>
        </w:rPr>
        <w:t xml:space="preserve"> </w:t>
      </w:r>
      <w:r w:rsidR="000546A4">
        <w:rPr>
          <w:rFonts w:ascii="Times New Roman" w:hAnsi="Times New Roman"/>
        </w:rPr>
        <w:t xml:space="preserve">In this case, a scoring system will be introduced to </w:t>
      </w:r>
      <w:r w:rsidR="00C007D3">
        <w:rPr>
          <w:rFonts w:ascii="Times New Roman" w:hAnsi="Times New Roman"/>
        </w:rPr>
        <w:t>finish this job.</w:t>
      </w:r>
    </w:p>
    <w:p w14:paraId="1AD44E5E" w14:textId="01A4DA6D" w:rsidR="001377D6" w:rsidRDefault="00FD7A02" w:rsidP="00856EFA">
      <w:pPr>
        <w:spacing w:line="480" w:lineRule="auto"/>
        <w:ind w:firstLine="720"/>
        <w:rPr>
          <w:rFonts w:ascii="Times New Roman" w:hAnsi="Times New Roman"/>
        </w:rPr>
      </w:pPr>
      <w:r>
        <w:rPr>
          <w:rFonts w:ascii="Times New Roman" w:hAnsi="Times New Roman"/>
        </w:rPr>
        <w:t xml:space="preserve">The role of scoring system is </w:t>
      </w:r>
      <w:r w:rsidR="00A577F7">
        <w:rPr>
          <w:rFonts w:ascii="Times New Roman" w:hAnsi="Times New Roman"/>
        </w:rPr>
        <w:t>intuitive</w:t>
      </w:r>
      <w:r>
        <w:rPr>
          <w:rFonts w:ascii="Times New Roman" w:hAnsi="Times New Roman"/>
        </w:rPr>
        <w:t>. When the agent makes a right decision, it will be rewarded</w:t>
      </w:r>
      <w:r w:rsidR="00946930">
        <w:rPr>
          <w:rFonts w:ascii="Times New Roman" w:hAnsi="Times New Roman"/>
        </w:rPr>
        <w:t xml:space="preserve">, so it will </w:t>
      </w:r>
      <w:r w:rsidR="005D6D5E">
        <w:rPr>
          <w:rFonts w:ascii="Times New Roman" w:hAnsi="Times New Roman"/>
        </w:rPr>
        <w:t>continue to do such right decision</w:t>
      </w:r>
      <w:r w:rsidR="00946930">
        <w:rPr>
          <w:rFonts w:ascii="Times New Roman" w:hAnsi="Times New Roman"/>
        </w:rPr>
        <w:t>.</w:t>
      </w:r>
      <w:r w:rsidR="005D6D5E">
        <w:rPr>
          <w:rFonts w:ascii="Times New Roman" w:hAnsi="Times New Roman"/>
        </w:rPr>
        <w:t xml:space="preserve"> For example, if the car successful touches any checkpoint in the game, it is considered as right decision.</w:t>
      </w:r>
      <w:r>
        <w:rPr>
          <w:rFonts w:ascii="Times New Roman" w:hAnsi="Times New Roman"/>
        </w:rPr>
        <w:t xml:space="preserve"> </w:t>
      </w:r>
      <w:r w:rsidR="00131BA7">
        <w:rPr>
          <w:rFonts w:ascii="Times New Roman" w:hAnsi="Times New Roman"/>
        </w:rPr>
        <w:t>The agent will be panelized when the agent makes a bad decision</w:t>
      </w:r>
      <w:r w:rsidR="00946930">
        <w:rPr>
          <w:rFonts w:ascii="Times New Roman" w:hAnsi="Times New Roman"/>
        </w:rPr>
        <w:t xml:space="preserve">, </w:t>
      </w:r>
      <w:r w:rsidR="00A577F7">
        <w:rPr>
          <w:rFonts w:ascii="Times New Roman" w:hAnsi="Times New Roman"/>
        </w:rPr>
        <w:t xml:space="preserve">resulting in that </w:t>
      </w:r>
      <w:r w:rsidR="00946930">
        <w:rPr>
          <w:rFonts w:ascii="Times New Roman" w:hAnsi="Times New Roman"/>
        </w:rPr>
        <w:t xml:space="preserve">it </w:t>
      </w:r>
      <w:r w:rsidR="00A577F7">
        <w:rPr>
          <w:rFonts w:ascii="Times New Roman" w:hAnsi="Times New Roman"/>
        </w:rPr>
        <w:t xml:space="preserve">learns to </w:t>
      </w:r>
      <w:r w:rsidR="00946930">
        <w:rPr>
          <w:rFonts w:ascii="Times New Roman" w:hAnsi="Times New Roman"/>
        </w:rPr>
        <w:t>know</w:t>
      </w:r>
      <w:r w:rsidR="00113F8D">
        <w:rPr>
          <w:rFonts w:ascii="Times New Roman" w:hAnsi="Times New Roman"/>
        </w:rPr>
        <w:t xml:space="preserve"> and avoid doing bad things. </w:t>
      </w:r>
      <w:r w:rsidR="00187D4A">
        <w:rPr>
          <w:rFonts w:ascii="Times New Roman" w:hAnsi="Times New Roman"/>
        </w:rPr>
        <w:t>On the other hand, b</w:t>
      </w:r>
      <w:r w:rsidR="00BD1EC4">
        <w:rPr>
          <w:rFonts w:ascii="Times New Roman" w:hAnsi="Times New Roman"/>
        </w:rPr>
        <w:t xml:space="preserve">y getting score or losing score, </w:t>
      </w:r>
      <w:r w:rsidR="0002163C">
        <w:rPr>
          <w:rFonts w:ascii="Times New Roman" w:hAnsi="Times New Roman"/>
        </w:rPr>
        <w:t xml:space="preserve">the </w:t>
      </w:r>
      <w:r w:rsidR="002031F4">
        <w:rPr>
          <w:rFonts w:ascii="Times New Roman" w:hAnsi="Times New Roman"/>
        </w:rPr>
        <w:t xml:space="preserve">parameters of agent will be changed. It is the way how </w:t>
      </w:r>
      <w:r w:rsidR="00A577F7">
        <w:rPr>
          <w:rFonts w:ascii="Times New Roman" w:hAnsi="Times New Roman"/>
        </w:rPr>
        <w:t xml:space="preserve">the </w:t>
      </w:r>
      <w:r w:rsidR="002031F4">
        <w:rPr>
          <w:rFonts w:ascii="Times New Roman" w:hAnsi="Times New Roman"/>
        </w:rPr>
        <w:t xml:space="preserve">agent learns the environment. </w:t>
      </w:r>
      <w:r w:rsidR="002359C6">
        <w:rPr>
          <w:rFonts w:ascii="Times New Roman" w:hAnsi="Times New Roman"/>
        </w:rPr>
        <w:t xml:space="preserve">It is more like a </w:t>
      </w:r>
      <w:r w:rsidR="0002163C">
        <w:rPr>
          <w:rFonts w:ascii="Times New Roman" w:hAnsi="Times New Roman"/>
        </w:rPr>
        <w:t xml:space="preserve">human </w:t>
      </w:r>
      <w:r w:rsidR="00243CEF">
        <w:rPr>
          <w:rFonts w:ascii="Times New Roman" w:hAnsi="Times New Roman"/>
        </w:rPr>
        <w:t>child;</w:t>
      </w:r>
      <w:r w:rsidR="002359C6">
        <w:rPr>
          <w:rFonts w:ascii="Times New Roman" w:hAnsi="Times New Roman"/>
        </w:rPr>
        <w:t xml:space="preserve"> parents give </w:t>
      </w:r>
      <w:r w:rsidR="007E22BD">
        <w:rPr>
          <w:rFonts w:ascii="Times New Roman" w:hAnsi="Times New Roman"/>
        </w:rPr>
        <w:t xml:space="preserve">a </w:t>
      </w:r>
      <w:r w:rsidR="002359C6">
        <w:rPr>
          <w:rFonts w:ascii="Times New Roman" w:hAnsi="Times New Roman"/>
        </w:rPr>
        <w:t>candy when the child do</w:t>
      </w:r>
      <w:r w:rsidR="003E602D">
        <w:rPr>
          <w:rFonts w:ascii="Times New Roman" w:hAnsi="Times New Roman"/>
        </w:rPr>
        <w:t xml:space="preserve">es </w:t>
      </w:r>
      <w:r w:rsidR="0002163C">
        <w:rPr>
          <w:rFonts w:ascii="Times New Roman" w:hAnsi="Times New Roman"/>
        </w:rPr>
        <w:t>“</w:t>
      </w:r>
      <w:r w:rsidR="003E602D">
        <w:rPr>
          <w:rFonts w:ascii="Times New Roman" w:hAnsi="Times New Roman"/>
        </w:rPr>
        <w:t>good things</w:t>
      </w:r>
      <w:r w:rsidR="0002163C">
        <w:rPr>
          <w:rFonts w:ascii="Times New Roman" w:hAnsi="Times New Roman"/>
        </w:rPr>
        <w:t>” or</w:t>
      </w:r>
      <w:r w:rsidR="003E602D">
        <w:rPr>
          <w:rFonts w:ascii="Times New Roman" w:hAnsi="Times New Roman"/>
        </w:rPr>
        <w:t xml:space="preserve"> criticize the child when he/she does </w:t>
      </w:r>
      <w:r w:rsidR="0002163C">
        <w:rPr>
          <w:rFonts w:ascii="Times New Roman" w:hAnsi="Times New Roman"/>
        </w:rPr>
        <w:t>“</w:t>
      </w:r>
      <w:r w:rsidR="003E602D">
        <w:rPr>
          <w:rFonts w:ascii="Times New Roman" w:hAnsi="Times New Roman"/>
        </w:rPr>
        <w:t>bad things</w:t>
      </w:r>
      <w:r w:rsidR="0002163C">
        <w:rPr>
          <w:rFonts w:ascii="Times New Roman" w:hAnsi="Times New Roman"/>
        </w:rPr>
        <w:t>”</w:t>
      </w:r>
      <w:r w:rsidR="003E602D">
        <w:rPr>
          <w:rFonts w:ascii="Times New Roman" w:hAnsi="Times New Roman"/>
        </w:rPr>
        <w:t xml:space="preserve">. </w:t>
      </w:r>
      <w:r w:rsidR="00931375">
        <w:rPr>
          <w:rFonts w:ascii="Times New Roman" w:hAnsi="Times New Roman"/>
        </w:rPr>
        <w:t xml:space="preserve">Then, the child knows what is </w:t>
      </w:r>
      <w:r w:rsidR="0002163C">
        <w:rPr>
          <w:rFonts w:ascii="Times New Roman" w:hAnsi="Times New Roman"/>
        </w:rPr>
        <w:t>“</w:t>
      </w:r>
      <w:r w:rsidR="00931375">
        <w:rPr>
          <w:rFonts w:ascii="Times New Roman" w:hAnsi="Times New Roman"/>
        </w:rPr>
        <w:t>good</w:t>
      </w:r>
      <w:r w:rsidR="0002163C">
        <w:rPr>
          <w:rFonts w:ascii="Times New Roman" w:hAnsi="Times New Roman"/>
        </w:rPr>
        <w:t>”</w:t>
      </w:r>
      <w:r w:rsidR="00931375">
        <w:rPr>
          <w:rFonts w:ascii="Times New Roman" w:hAnsi="Times New Roman"/>
        </w:rPr>
        <w:t xml:space="preserve"> and what is </w:t>
      </w:r>
      <w:r w:rsidR="0002163C">
        <w:rPr>
          <w:rFonts w:ascii="Times New Roman" w:hAnsi="Times New Roman"/>
        </w:rPr>
        <w:t>“</w:t>
      </w:r>
      <w:r w:rsidR="00931375">
        <w:rPr>
          <w:rFonts w:ascii="Times New Roman" w:hAnsi="Times New Roman"/>
        </w:rPr>
        <w:t>bad</w:t>
      </w:r>
      <w:r w:rsidR="0002163C">
        <w:rPr>
          <w:rFonts w:ascii="Times New Roman" w:hAnsi="Times New Roman"/>
        </w:rPr>
        <w:t>”</w:t>
      </w:r>
      <w:r w:rsidR="00931375">
        <w:rPr>
          <w:rFonts w:ascii="Times New Roman" w:hAnsi="Times New Roman"/>
        </w:rPr>
        <w:t>.</w:t>
      </w:r>
    </w:p>
    <w:p w14:paraId="015EDD0D" w14:textId="77777777" w:rsidR="00664098" w:rsidRDefault="00664098" w:rsidP="00856EFA">
      <w:pPr>
        <w:spacing w:line="480" w:lineRule="auto"/>
        <w:ind w:firstLine="720"/>
        <w:rPr>
          <w:rFonts w:ascii="Times New Roman" w:hAnsi="Times New Roman"/>
        </w:rPr>
      </w:pPr>
    </w:p>
    <w:p w14:paraId="3D682783" w14:textId="405B526C" w:rsidR="00664098" w:rsidRDefault="00664098" w:rsidP="000633D1">
      <w:pPr>
        <w:pStyle w:val="Heading2"/>
      </w:pPr>
      <w:bookmarkStart w:id="34" w:name="_Toc8174273"/>
      <w:r>
        <w:t>3.</w:t>
      </w:r>
      <w:r w:rsidR="006150F1">
        <w:t xml:space="preserve">3 </w:t>
      </w:r>
      <w:r>
        <w:t>The Map Structure</w:t>
      </w:r>
      <w:bookmarkEnd w:id="34"/>
    </w:p>
    <w:p w14:paraId="1AC9538D" w14:textId="77777777" w:rsidR="00664098" w:rsidRDefault="00664098" w:rsidP="00856EFA">
      <w:pPr>
        <w:spacing w:line="480" w:lineRule="auto"/>
        <w:ind w:firstLine="720"/>
        <w:rPr>
          <w:rFonts w:ascii="Times New Roman" w:hAnsi="Times New Roman"/>
        </w:rPr>
      </w:pPr>
    </w:p>
    <w:p w14:paraId="0CB60228" w14:textId="7DA5CF03" w:rsidR="00F35E93" w:rsidRDefault="00D938FE" w:rsidP="00856EFA">
      <w:pPr>
        <w:spacing w:line="480" w:lineRule="auto"/>
        <w:ind w:firstLine="720"/>
        <w:rPr>
          <w:rFonts w:ascii="Times New Roman" w:hAnsi="Times New Roman"/>
        </w:rPr>
      </w:pPr>
      <w:r>
        <w:rPr>
          <w:rFonts w:ascii="Times New Roman" w:hAnsi="Times New Roman" w:hint="eastAsia"/>
        </w:rPr>
        <w:t>F</w:t>
      </w:r>
      <w:r>
        <w:rPr>
          <w:rFonts w:ascii="Times New Roman" w:hAnsi="Times New Roman"/>
        </w:rPr>
        <w:t xml:space="preserve">irstly, it is important to know what </w:t>
      </w:r>
      <w:r w:rsidR="00681AC8">
        <w:rPr>
          <w:rFonts w:ascii="Times New Roman" w:hAnsi="Times New Roman"/>
        </w:rPr>
        <w:t>the</w:t>
      </w:r>
      <w:r w:rsidR="0029766E">
        <w:rPr>
          <w:rFonts w:ascii="Times New Roman" w:hAnsi="Times New Roman"/>
        </w:rPr>
        <w:t xml:space="preserve"> whole</w:t>
      </w:r>
      <w:r w:rsidR="00681AC8">
        <w:rPr>
          <w:rFonts w:ascii="Times New Roman" w:hAnsi="Times New Roman"/>
        </w:rPr>
        <w:t xml:space="preserve"> map looks</w:t>
      </w:r>
      <w:r>
        <w:rPr>
          <w:rFonts w:ascii="Times New Roman" w:hAnsi="Times New Roman"/>
        </w:rPr>
        <w:t xml:space="preserve"> like:</w:t>
      </w:r>
    </w:p>
    <w:p w14:paraId="73EB11CF" w14:textId="4B94E080" w:rsidR="00C40074" w:rsidRDefault="00C40074" w:rsidP="00931375">
      <w:pPr>
        <w:rPr>
          <w:rFonts w:ascii="Times New Roman" w:hAnsi="Times New Roman"/>
        </w:rPr>
      </w:pPr>
    </w:p>
    <w:p w14:paraId="7DEDB73C" w14:textId="02C076E8" w:rsidR="0029766E" w:rsidRDefault="00573260" w:rsidP="0029766E">
      <w:pPr>
        <w:keepNext/>
        <w:spacing w:line="480" w:lineRule="auto"/>
        <w:ind w:firstLine="720"/>
      </w:pPr>
      <w:r w:rsidRPr="00E40D2A">
        <w:rPr>
          <w:rFonts w:ascii="Times New Roman" w:hAnsi="Times New Roman"/>
          <w:b/>
          <w:noProof/>
          <w:lang w:eastAsia="zh-CN"/>
        </w:rPr>
        <w:lastRenderedPageBreak/>
        <mc:AlternateContent>
          <mc:Choice Requires="wps">
            <w:drawing>
              <wp:anchor distT="0" distB="0" distL="114300" distR="114300" simplePos="0" relativeHeight="251668480" behindDoc="0" locked="0" layoutInCell="1" allowOverlap="1" wp14:anchorId="7511EC5E" wp14:editId="5403513C">
                <wp:simplePos x="0" y="0"/>
                <wp:positionH relativeFrom="column">
                  <wp:posOffset>5135880</wp:posOffset>
                </wp:positionH>
                <wp:positionV relativeFrom="paragraph">
                  <wp:posOffset>1899920</wp:posOffset>
                </wp:positionV>
                <wp:extent cx="162560" cy="972820"/>
                <wp:effectExtent l="57150" t="38100" r="85090" b="17780"/>
                <wp:wrapNone/>
                <wp:docPr id="6" name="Straight Arrow Connector 5">
                  <a:extLst xmlns:a="http://schemas.openxmlformats.org/drawingml/2006/main">
                    <a:ext uri="{FF2B5EF4-FFF2-40B4-BE49-F238E27FC236}">
                      <a16:creationId xmlns:a16="http://schemas.microsoft.com/office/drawing/2014/main" id="{AC3AAD50-6107-4D6B-B56F-F9AA00E69C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62560" cy="972820"/>
                        </a:xfrm>
                        <a:prstGeom prst="straightConnector1">
                          <a:avLst/>
                        </a:prstGeom>
                        <a:ln w="762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31A50C" id="_x0000_t32" coordsize="21600,21600" o:spt="32" o:oned="t" path="m,l21600,21600e" filled="f">
                <v:path arrowok="t" fillok="f" o:connecttype="none"/>
                <o:lock v:ext="edit" shapetype="t"/>
              </v:shapetype>
              <v:shape id="Straight Arrow Connector 5" o:spid="_x0000_s1026" type="#_x0000_t32" style="position:absolute;margin-left:404.4pt;margin-top:149.6pt;width:12.8pt;height:76.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" strokecolor="#bc4542 [3045]" strokeweight="6pt">
                <v:stroke endarrow="block"/>
                <o:lock v:ext="edit" shapetype="f"/>
              </v:shape>
            </w:pict>
          </mc:Fallback>
        </mc:AlternateContent>
      </w:r>
      <w:r w:rsidRPr="00E40D2A">
        <w:rPr>
          <w:rFonts w:ascii="Times New Roman" w:hAnsi="Times New Roman"/>
          <w:b/>
          <w:noProof/>
          <w:lang w:eastAsia="zh-CN"/>
        </w:rPr>
        <mc:AlternateContent>
          <mc:Choice Requires="wps">
            <w:drawing>
              <wp:anchor distT="0" distB="0" distL="114300" distR="114300" simplePos="0" relativeHeight="251679744" behindDoc="0" locked="0" layoutInCell="1" allowOverlap="1" wp14:anchorId="30A69959" wp14:editId="5EE0161A">
                <wp:simplePos x="0" y="0"/>
                <wp:positionH relativeFrom="column">
                  <wp:posOffset>5090160</wp:posOffset>
                </wp:positionH>
                <wp:positionV relativeFrom="paragraph">
                  <wp:posOffset>2849880</wp:posOffset>
                </wp:positionV>
                <wp:extent cx="1390015" cy="330200"/>
                <wp:effectExtent l="0" t="0" r="19685" b="12700"/>
                <wp:wrapNone/>
                <wp:docPr id="10" name="TextBox 9">
                  <a:extLst xmlns:a="http://schemas.openxmlformats.org/drawingml/2006/main">
                    <a:ext uri="{FF2B5EF4-FFF2-40B4-BE49-F238E27FC236}">
                      <a16:creationId xmlns:a16="http://schemas.microsoft.com/office/drawing/2014/main" id="{0E027533-0F6D-4D26-BF09-8339FC9CB609}"/>
                    </a:ext>
                  </a:extLst>
                </wp:docPr>
                <wp:cNvGraphicFramePr/>
                <a:graphic xmlns:a="http://schemas.openxmlformats.org/drawingml/2006/main">
                  <a:graphicData uri="http://schemas.microsoft.com/office/word/2010/wordprocessingShape">
                    <wps:wsp>
                      <wps:cNvSpPr txBox="1"/>
                      <wps:spPr>
                        <a:xfrm>
                          <a:off x="0" y="0"/>
                          <a:ext cx="1390015" cy="330200"/>
                        </a:xfrm>
                        <a:prstGeom prst="rect">
                          <a:avLst/>
                        </a:prstGeom>
                        <a:noFill/>
                        <a:ln>
                          <a:solidFill>
                            <a:schemeClr val="accent1">
                              <a:lumMod val="20000"/>
                              <a:lumOff val="80000"/>
                            </a:schemeClr>
                          </a:solidFill>
                        </a:ln>
                      </wps:spPr>
                      <wps:txbx>
                        <w:txbxContent>
                          <w:p w14:paraId="3D0DF4D7" w14:textId="77777777" w:rsidR="00A90BAF" w:rsidRDefault="00A90BAF" w:rsidP="00E40D2A">
                            <w:r>
                              <w:rPr>
                                <w:rFonts w:hAnsi="Cambria"/>
                                <w:b/>
                                <w:color w:val="000000" w:themeColor="text1"/>
                                <w:kern w:val="24"/>
                                <w:sz w:val="36"/>
                                <w:szCs w:val="36"/>
                              </w:rPr>
                              <w:t>Start Point</w:t>
                            </w:r>
                          </w:p>
                        </w:txbxContent>
                      </wps:txbx>
                      <wps:bodyPr wrap="square" rtlCol="0" anchor="ctr" anchorCtr="1">
                        <a:noAutofit/>
                      </wps:bodyPr>
                    </wps:wsp>
                  </a:graphicData>
                </a:graphic>
                <wp14:sizeRelH relativeFrom="margin">
                  <wp14:pctWidth>0</wp14:pctWidth>
                </wp14:sizeRelH>
                <wp14:sizeRelV relativeFrom="margin">
                  <wp14:pctHeight>0</wp14:pctHeight>
                </wp14:sizeRelV>
              </wp:anchor>
            </w:drawing>
          </mc:Choice>
          <mc:Fallback>
            <w:pict>
              <v:shapetype w14:anchorId="30A69959" id="_x0000_t202" coordsize="21600,21600" o:spt="202" path="m,l,21600r21600,l21600,xe">
                <v:stroke joinstyle="miter"/>
                <v:path gradientshapeok="t" o:connecttype="rect"/>
              </v:shapetype>
              <v:shape id="TextBox 9" o:spid="_x0000_s1026" type="#_x0000_t202" style="position:absolute;left:0;text-align:left;margin-left:400.8pt;margin-top:224.4pt;width:109.45pt;height:2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" filled="f" strokecolor="#dbe5f1 [660]">
                <v:textbox>
                  <w:txbxContent>
                    <w:p w14:paraId="3D0DF4D7" w14:textId="77777777" w:rsidR="00A90BAF" w:rsidRDefault="00A90BAF" w:rsidP="00E40D2A">
                      <w:r>
                        <w:rPr>
                          <w:rFonts w:hAnsi="Cambria"/>
                          <w:b/>
                          <w:color w:val="000000" w:themeColor="text1"/>
                          <w:kern w:val="24"/>
                          <w:sz w:val="36"/>
                          <w:szCs w:val="36"/>
                        </w:rPr>
                        <w:t>Start Point</w:t>
                      </w:r>
                    </w:p>
                  </w:txbxContent>
                </v:textbox>
              </v:shape>
            </w:pict>
          </mc:Fallback>
        </mc:AlternateContent>
      </w:r>
      <w:r w:rsidR="00E40D2A" w:rsidRPr="00F60FCA">
        <w:rPr>
          <w:rFonts w:ascii="Times New Roman" w:hAnsi="Times New Roman"/>
          <w:b/>
          <w:noProof/>
          <w:lang w:eastAsia="zh-CN"/>
        </w:rPr>
        <mc:AlternateContent>
          <mc:Choice Requires="wps">
            <w:drawing>
              <wp:anchor distT="0" distB="0" distL="114300" distR="114300" simplePos="0" relativeHeight="251645952" behindDoc="0" locked="0" layoutInCell="1" allowOverlap="1" wp14:anchorId="75622C13" wp14:editId="359CB85B">
                <wp:simplePos x="0" y="0"/>
                <wp:positionH relativeFrom="page">
                  <wp:posOffset>38100</wp:posOffset>
                </wp:positionH>
                <wp:positionV relativeFrom="paragraph">
                  <wp:posOffset>680720</wp:posOffset>
                </wp:positionV>
                <wp:extent cx="1765300" cy="953770"/>
                <wp:effectExtent l="19050" t="38100" r="44450" b="36830"/>
                <wp:wrapNone/>
                <wp:docPr id="8" name="Straight Arrow Connector 7">
                  <a:extLst xmlns:a="http://schemas.openxmlformats.org/drawingml/2006/main">
                    <a:ext uri="{FF2B5EF4-FFF2-40B4-BE49-F238E27FC236}">
                      <a16:creationId xmlns:a16="http://schemas.microsoft.com/office/drawing/2014/main" id="{FA5B6261-9C6E-41B6-9EA0-A0B5F346F49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65300" cy="953770"/>
                        </a:xfrm>
                        <a:prstGeom prst="straightConnector1">
                          <a:avLst/>
                        </a:prstGeom>
                        <a:ln w="762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36616" id="Straight Arrow Connector 7" o:spid="_x0000_s1026" type="#_x0000_t32" style="position:absolute;margin-left:3pt;margin-top:53.6pt;width:139pt;height:75.1pt;flip:y;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" strokecolor="#bc4542 [3045]" strokeweight="6pt">
                <v:stroke endarrow="block"/>
                <o:lock v:ext="edit" shapetype="f"/>
                <w10:wrap anchorx="page"/>
              </v:shape>
            </w:pict>
          </mc:Fallback>
        </mc:AlternateContent>
      </w:r>
      <w:r w:rsidR="00F60FCA" w:rsidRPr="00F60FCA">
        <w:rPr>
          <w:rFonts w:ascii="Times New Roman" w:hAnsi="Times New Roman"/>
          <w:b/>
          <w:noProof/>
          <w:lang w:eastAsia="zh-CN"/>
        </w:rPr>
        <mc:AlternateContent>
          <mc:Choice Requires="wps">
            <w:drawing>
              <wp:anchor distT="0" distB="0" distL="114300" distR="114300" simplePos="0" relativeHeight="251657216" behindDoc="0" locked="0" layoutInCell="1" allowOverlap="1" wp14:anchorId="40DBB287" wp14:editId="4BFAACD1">
                <wp:simplePos x="0" y="0"/>
                <wp:positionH relativeFrom="page">
                  <wp:posOffset>38100</wp:posOffset>
                </wp:positionH>
                <wp:positionV relativeFrom="paragraph">
                  <wp:posOffset>1651000</wp:posOffset>
                </wp:positionV>
                <wp:extent cx="1437640" cy="369332"/>
                <wp:effectExtent l="0" t="0" r="10160" b="21590"/>
                <wp:wrapNone/>
                <wp:docPr id="11" name="TextBox 10">
                  <a:extLst xmlns:a="http://schemas.openxmlformats.org/drawingml/2006/main">
                    <a:ext uri="{FF2B5EF4-FFF2-40B4-BE49-F238E27FC236}">
                      <a16:creationId xmlns:a16="http://schemas.microsoft.com/office/drawing/2014/main" id="{2637FA76-FC68-4F0A-85A5-8BC61562F958}"/>
                    </a:ext>
                  </a:extLst>
                </wp:docPr>
                <wp:cNvGraphicFramePr/>
                <a:graphic xmlns:a="http://schemas.openxmlformats.org/drawingml/2006/main">
                  <a:graphicData uri="http://schemas.microsoft.com/office/word/2010/wordprocessingShape">
                    <wps:wsp>
                      <wps:cNvSpPr txBox="1"/>
                      <wps:spPr>
                        <a:xfrm>
                          <a:off x="0" y="0"/>
                          <a:ext cx="1437640" cy="369332"/>
                        </a:xfrm>
                        <a:prstGeom prst="rect">
                          <a:avLst/>
                        </a:prstGeom>
                        <a:noFill/>
                        <a:ln>
                          <a:solidFill>
                            <a:schemeClr val="accent1">
                              <a:lumMod val="20000"/>
                              <a:lumOff val="80000"/>
                            </a:schemeClr>
                          </a:solidFill>
                        </a:ln>
                      </wps:spPr>
                      <wps:txbx>
                        <w:txbxContent>
                          <w:p w14:paraId="6CD23EA4" w14:textId="77777777" w:rsidR="00A90BAF" w:rsidRDefault="00A90BAF" w:rsidP="00F60FCA">
                            <w:r>
                              <w:rPr>
                                <w:rFonts w:hAnsi="Cambria"/>
                                <w:b/>
                                <w:color w:val="000000" w:themeColor="text1"/>
                                <w:kern w:val="24"/>
                                <w:sz w:val="36"/>
                                <w:szCs w:val="36"/>
                              </w:rPr>
                              <w:t>Destination</w:t>
                            </w:r>
                          </w:p>
                        </w:txbxContent>
                      </wps:txbx>
                      <wps:bodyPr wrap="square" rtlCol="0" anchor="ctr" anchorCtr="1">
                        <a:spAutoFit/>
                      </wps:bodyPr>
                    </wps:wsp>
                  </a:graphicData>
                </a:graphic>
                <wp14:sizeRelH relativeFrom="margin">
                  <wp14:pctWidth>0</wp14:pctWidth>
                </wp14:sizeRelH>
              </wp:anchor>
            </w:drawing>
          </mc:Choice>
          <mc:Fallback>
            <w:pict>
              <v:shape w14:anchorId="40DBB287" id="TextBox 10" o:spid="_x0000_s1027" type="#_x0000_t202" style="position:absolute;left:0;text-align:left;margin-left:3pt;margin-top:130pt;width:113.2pt;height:29.1pt;z-index:2516572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" filled="f" strokecolor="#dbe5f1 [660]">
                <v:textbox style="mso-fit-shape-to-text:t">
                  <w:txbxContent>
                    <w:p w14:paraId="6CD23EA4" w14:textId="77777777" w:rsidR="00A90BAF" w:rsidRDefault="00A90BAF" w:rsidP="00F60FCA">
                      <w:r>
                        <w:rPr>
                          <w:rFonts w:hAnsi="Cambria"/>
                          <w:b/>
                          <w:color w:val="000000" w:themeColor="text1"/>
                          <w:kern w:val="24"/>
                          <w:sz w:val="36"/>
                          <w:szCs w:val="36"/>
                        </w:rPr>
                        <w:t>Destination</w:t>
                      </w:r>
                    </w:p>
                  </w:txbxContent>
                </v:textbox>
                <w10:wrap anchorx="page"/>
              </v:shape>
            </w:pict>
          </mc:Fallback>
        </mc:AlternateContent>
      </w:r>
      <w:commentRangeStart w:id="35"/>
      <w:r w:rsidR="00D96EF6" w:rsidRPr="00D96EF6">
        <w:rPr>
          <w:rFonts w:ascii="Times New Roman" w:hAnsi="Times New Roman"/>
          <w:b/>
          <w:noProof/>
          <w:lang w:eastAsia="zh-CN"/>
        </w:rPr>
        <w:drawing>
          <wp:inline distT="0" distB="0" distL="0" distR="0" wp14:anchorId="6C56B235" wp14:editId="6E0D1107">
            <wp:extent cx="5334000" cy="2817021"/>
            <wp:effectExtent l="0" t="0" r="0" b="2540"/>
            <wp:docPr id="4" name="Content Placeholder 3">
              <a:extLst xmlns:a="http://schemas.openxmlformats.org/drawingml/2006/main">
                <a:ext uri="{FF2B5EF4-FFF2-40B4-BE49-F238E27FC236}">
                  <a16:creationId xmlns:a16="http://schemas.microsoft.com/office/drawing/2014/main" id="{07A5BCE0-C964-4234-968A-4A2FE99914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7A5BCE0-C964-4234-968A-4A2FE9991494}"/>
                        </a:ext>
                      </a:extLst>
                    </pic:cNvPr>
                    <pic:cNvPicPr>
                      <a:picLocks noGrp="1" noChangeAspect="1"/>
                    </pic:cNvPicPr>
                  </pic:nvPicPr>
                  <pic:blipFill>
                    <a:blip r:embed="rId17"/>
                    <a:stretch>
                      <a:fillRect/>
                    </a:stretch>
                  </pic:blipFill>
                  <pic:spPr>
                    <a:xfrm>
                      <a:off x="0" y="0"/>
                      <a:ext cx="5386699" cy="2844853"/>
                    </a:xfrm>
                    <a:prstGeom prst="rect">
                      <a:avLst/>
                    </a:prstGeom>
                  </pic:spPr>
                </pic:pic>
              </a:graphicData>
            </a:graphic>
          </wp:inline>
        </w:drawing>
      </w:r>
      <w:commentRangeEnd w:id="35"/>
    </w:p>
    <w:p w14:paraId="239B62BF" w14:textId="39DF76A7" w:rsidR="0029766E" w:rsidRDefault="0029766E" w:rsidP="00573260">
      <w:pPr>
        <w:pStyle w:val="Caption"/>
        <w:jc w:val="center"/>
      </w:pPr>
      <w:r>
        <w:t xml:space="preserve">Figure </w:t>
      </w:r>
      <w:r w:rsidR="00A90BAF">
        <w:fldChar w:fldCharType="begin"/>
      </w:r>
      <w:r w:rsidR="00A90BAF">
        <w:instrText xml:space="preserve"> SEQ Figure \* ARABIC </w:instrText>
      </w:r>
      <w:r w:rsidR="00A90BAF">
        <w:fldChar w:fldCharType="separate"/>
      </w:r>
      <w:r w:rsidR="00A4311C">
        <w:rPr>
          <w:noProof/>
        </w:rPr>
        <w:t>7</w:t>
      </w:r>
      <w:r w:rsidR="00A90BAF">
        <w:rPr>
          <w:noProof/>
        </w:rPr>
        <w:fldChar w:fldCharType="end"/>
      </w:r>
      <w:r>
        <w:t xml:space="preserve"> --- The whole </w:t>
      </w:r>
      <w:commentRangeStart w:id="36"/>
      <w:r>
        <w:t>map</w:t>
      </w:r>
      <w:commentRangeEnd w:id="36"/>
      <w:r w:rsidR="007E22BD">
        <w:rPr>
          <w:rStyle w:val="CommentReference"/>
          <w:i w:val="0"/>
          <w:iCs w:val="0"/>
          <w:color w:val="auto"/>
        </w:rPr>
        <w:commentReference w:id="36"/>
      </w:r>
      <w:r>
        <w:t>.</w:t>
      </w:r>
    </w:p>
    <w:p w14:paraId="7DC725BF" w14:textId="162E011F" w:rsidR="00681AC8" w:rsidRDefault="004214F8" w:rsidP="00856EFA">
      <w:pPr>
        <w:spacing w:line="480" w:lineRule="auto"/>
        <w:ind w:firstLine="720"/>
        <w:rPr>
          <w:rFonts w:ascii="Times New Roman" w:hAnsi="Times New Roman"/>
          <w:b/>
        </w:rPr>
      </w:pPr>
      <w:r>
        <w:rPr>
          <w:rStyle w:val="CommentReference"/>
        </w:rPr>
        <w:commentReference w:id="35"/>
      </w:r>
    </w:p>
    <w:p w14:paraId="1294EB87" w14:textId="77777777" w:rsidR="00664098" w:rsidRDefault="00664098" w:rsidP="00E5090A">
      <w:pPr>
        <w:spacing w:line="480" w:lineRule="auto"/>
        <w:ind w:firstLine="720"/>
        <w:rPr>
          <w:rFonts w:ascii="Times New Roman" w:hAnsi="Times New Roman"/>
        </w:rPr>
      </w:pPr>
    </w:p>
    <w:p w14:paraId="1395E82C" w14:textId="6FE83285" w:rsidR="00C40074" w:rsidRDefault="00BE4013" w:rsidP="00E5090A">
      <w:pPr>
        <w:spacing w:line="480" w:lineRule="auto"/>
        <w:ind w:firstLine="720"/>
        <w:rPr>
          <w:rFonts w:ascii="Times New Roman" w:hAnsi="Times New Roman"/>
        </w:rPr>
      </w:pPr>
      <w:r>
        <w:rPr>
          <w:rFonts w:ascii="Times New Roman" w:hAnsi="Times New Roman"/>
        </w:rPr>
        <w:t xml:space="preserve">As </w:t>
      </w:r>
      <w:r w:rsidR="007E22BD">
        <w:rPr>
          <w:rFonts w:ascii="Times New Roman" w:hAnsi="Times New Roman"/>
        </w:rPr>
        <w:t xml:space="preserve">Figure 7 </w:t>
      </w:r>
      <w:r>
        <w:rPr>
          <w:rFonts w:ascii="Times New Roman" w:hAnsi="Times New Roman"/>
        </w:rPr>
        <w:t xml:space="preserve">shows, the map </w:t>
      </w:r>
      <w:r w:rsidR="009068F3">
        <w:rPr>
          <w:rFonts w:ascii="Times New Roman" w:hAnsi="Times New Roman"/>
        </w:rPr>
        <w:t xml:space="preserve">simulates a </w:t>
      </w:r>
      <w:r w:rsidR="007E22BD">
        <w:rPr>
          <w:rFonts w:ascii="Times New Roman" w:hAnsi="Times New Roman"/>
        </w:rPr>
        <w:t xml:space="preserve">trail in a </w:t>
      </w:r>
      <w:r w:rsidR="009068F3">
        <w:rPr>
          <w:rFonts w:ascii="Times New Roman" w:hAnsi="Times New Roman"/>
        </w:rPr>
        <w:t xml:space="preserve">forest. </w:t>
      </w:r>
      <w:r w:rsidR="005B0200">
        <w:rPr>
          <w:rFonts w:ascii="Times New Roman" w:hAnsi="Times New Roman"/>
        </w:rPr>
        <w:t xml:space="preserve">The car starts </w:t>
      </w:r>
      <w:r w:rsidR="00357E7A">
        <w:rPr>
          <w:rFonts w:ascii="Times New Roman" w:hAnsi="Times New Roman"/>
        </w:rPr>
        <w:t>on</w:t>
      </w:r>
      <w:r w:rsidR="009302E8">
        <w:rPr>
          <w:rFonts w:ascii="Times New Roman" w:hAnsi="Times New Roman"/>
        </w:rPr>
        <w:t xml:space="preserve"> the right</w:t>
      </w:r>
      <w:r w:rsidR="00357E7A">
        <w:rPr>
          <w:rFonts w:ascii="Times New Roman" w:hAnsi="Times New Roman"/>
        </w:rPr>
        <w:t xml:space="preserve"> side</w:t>
      </w:r>
      <w:r w:rsidR="009302E8">
        <w:rPr>
          <w:rFonts w:ascii="Times New Roman" w:hAnsi="Times New Roman"/>
        </w:rPr>
        <w:t xml:space="preserve"> of the map, and it ends </w:t>
      </w:r>
      <w:r w:rsidR="00357E7A">
        <w:rPr>
          <w:rFonts w:ascii="Times New Roman" w:hAnsi="Times New Roman"/>
        </w:rPr>
        <w:t xml:space="preserve">on the left side of the map. </w:t>
      </w:r>
      <w:r w:rsidR="00892D12">
        <w:rPr>
          <w:rFonts w:ascii="Times New Roman" w:hAnsi="Times New Roman"/>
        </w:rPr>
        <w:t>There are two ways the car can choose</w:t>
      </w:r>
      <w:r w:rsidR="005F02D6">
        <w:rPr>
          <w:rFonts w:ascii="Times New Roman" w:hAnsi="Times New Roman"/>
        </w:rPr>
        <w:t xml:space="preserve">, but </w:t>
      </w:r>
      <w:r w:rsidR="00147B3B">
        <w:rPr>
          <w:rFonts w:ascii="Times New Roman" w:hAnsi="Times New Roman"/>
        </w:rPr>
        <w:t xml:space="preserve">it is forced to choose the most optimal one, which is the </w:t>
      </w:r>
      <w:r w:rsidR="006C1DEB">
        <w:rPr>
          <w:rFonts w:ascii="Times New Roman" w:hAnsi="Times New Roman"/>
        </w:rPr>
        <w:t xml:space="preserve">bottom </w:t>
      </w:r>
      <w:r w:rsidR="00F567E5">
        <w:rPr>
          <w:rFonts w:ascii="Times New Roman" w:hAnsi="Times New Roman"/>
        </w:rPr>
        <w:t>trail</w:t>
      </w:r>
      <w:r w:rsidR="004E1719">
        <w:rPr>
          <w:rStyle w:val="CommentReference"/>
        </w:rPr>
        <w:commentReference w:id="37"/>
      </w:r>
      <w:r w:rsidR="00F567E5">
        <w:rPr>
          <w:rFonts w:ascii="Times New Roman" w:hAnsi="Times New Roman"/>
        </w:rPr>
        <w:t xml:space="preserve"> </w:t>
      </w:r>
      <w:r w:rsidR="006C1DEB">
        <w:rPr>
          <w:rFonts w:ascii="Times New Roman" w:hAnsi="Times New Roman"/>
        </w:rPr>
        <w:t>in this map.</w:t>
      </w:r>
      <w:r w:rsidR="00892D12">
        <w:rPr>
          <w:rFonts w:ascii="Times New Roman" w:hAnsi="Times New Roman"/>
        </w:rPr>
        <w:t xml:space="preserve"> </w:t>
      </w:r>
      <w:r w:rsidR="007F1E03">
        <w:rPr>
          <w:rFonts w:ascii="Times New Roman" w:hAnsi="Times New Roman"/>
        </w:rPr>
        <w:t>There are some black points in the map. Some of them are bad points</w:t>
      </w:r>
      <w:r w:rsidR="002005F6">
        <w:rPr>
          <w:rFonts w:ascii="Times New Roman" w:hAnsi="Times New Roman"/>
        </w:rPr>
        <w:t>, and others are chec</w:t>
      </w:r>
      <w:r w:rsidR="0025783D">
        <w:rPr>
          <w:rFonts w:ascii="Times New Roman" w:hAnsi="Times New Roman"/>
        </w:rPr>
        <w:t>kpoints.</w:t>
      </w:r>
      <w:r w:rsidR="00560476">
        <w:rPr>
          <w:rFonts w:ascii="Times New Roman" w:hAnsi="Times New Roman"/>
        </w:rPr>
        <w:t xml:space="preserve"> The black cubes that are at the same line with fences are bad points.</w:t>
      </w:r>
      <w:r w:rsidR="007431FD">
        <w:rPr>
          <w:rFonts w:ascii="Times New Roman" w:hAnsi="Times New Roman"/>
        </w:rPr>
        <w:t xml:space="preserve"> They prevent the car from going wrong way. The black cubes that form a ladder-like shape are checkpoints. They guide the car to the </w:t>
      </w:r>
      <w:r w:rsidR="00CB70E2">
        <w:rPr>
          <w:rFonts w:ascii="Times New Roman" w:hAnsi="Times New Roman"/>
        </w:rPr>
        <w:t>destination</w:t>
      </w:r>
      <w:r w:rsidR="007431FD">
        <w:rPr>
          <w:rFonts w:ascii="Times New Roman" w:hAnsi="Times New Roman"/>
        </w:rPr>
        <w:t xml:space="preserve">, which is the biggest black cube </w:t>
      </w:r>
      <w:r w:rsidR="00CB70E2">
        <w:rPr>
          <w:rFonts w:ascii="Times New Roman" w:hAnsi="Times New Roman"/>
        </w:rPr>
        <w:t>sitting on the left side of</w:t>
      </w:r>
      <w:r w:rsidR="007431FD">
        <w:rPr>
          <w:rFonts w:ascii="Times New Roman" w:hAnsi="Times New Roman"/>
        </w:rPr>
        <w:t xml:space="preserve"> this map</w:t>
      </w:r>
      <w:r w:rsidR="00CB70E2">
        <w:rPr>
          <w:rFonts w:ascii="Times New Roman" w:hAnsi="Times New Roman"/>
        </w:rPr>
        <w:t>.</w:t>
      </w:r>
      <w:r w:rsidR="0025783D">
        <w:rPr>
          <w:rFonts w:ascii="Times New Roman" w:hAnsi="Times New Roman"/>
        </w:rPr>
        <w:t xml:space="preserve"> </w:t>
      </w:r>
      <w:r w:rsidR="00DC2919">
        <w:rPr>
          <w:rFonts w:ascii="Times New Roman" w:hAnsi="Times New Roman"/>
        </w:rPr>
        <w:t>All black points will be</w:t>
      </w:r>
      <w:r w:rsidR="006C1DEB">
        <w:rPr>
          <w:rFonts w:ascii="Times New Roman" w:hAnsi="Times New Roman"/>
        </w:rPr>
        <w:t xml:space="preserve"> set</w:t>
      </w:r>
      <w:r w:rsidR="00DC2919">
        <w:rPr>
          <w:rFonts w:ascii="Times New Roman" w:hAnsi="Times New Roman"/>
        </w:rPr>
        <w:t xml:space="preserve"> invisible in play mode</w:t>
      </w:r>
      <w:r w:rsidR="00A64A62">
        <w:rPr>
          <w:rFonts w:ascii="Times New Roman" w:hAnsi="Times New Roman"/>
        </w:rPr>
        <w:t>, except the destination cube</w:t>
      </w:r>
      <w:r w:rsidR="004C37E5">
        <w:rPr>
          <w:rFonts w:ascii="Times New Roman" w:hAnsi="Times New Roman"/>
        </w:rPr>
        <w:t>. Therefore, players do not see them</w:t>
      </w:r>
      <w:r w:rsidR="00F67F36">
        <w:rPr>
          <w:rFonts w:ascii="Times New Roman" w:hAnsi="Times New Roman"/>
        </w:rPr>
        <w:t xml:space="preserve"> when they are playing the game</w:t>
      </w:r>
      <w:r w:rsidR="004C37E5">
        <w:rPr>
          <w:rFonts w:ascii="Times New Roman" w:hAnsi="Times New Roman"/>
        </w:rPr>
        <w:t>.</w:t>
      </w:r>
      <w:r w:rsidR="005A6518">
        <w:rPr>
          <w:rFonts w:ascii="Times New Roman" w:hAnsi="Times New Roman"/>
        </w:rPr>
        <w:t xml:space="preserve"> </w:t>
      </w:r>
      <w:r w:rsidR="00410301">
        <w:rPr>
          <w:rFonts w:ascii="Times New Roman" w:hAnsi="Times New Roman"/>
        </w:rPr>
        <w:t>Fences are also siting on the side of the road</w:t>
      </w:r>
      <w:r w:rsidR="00FF5263">
        <w:rPr>
          <w:rFonts w:ascii="Times New Roman" w:hAnsi="Times New Roman"/>
        </w:rPr>
        <w:t>, which prevent cars from going too far from the destination</w:t>
      </w:r>
      <w:r w:rsidR="00774062">
        <w:rPr>
          <w:rFonts w:ascii="Times New Roman" w:hAnsi="Times New Roman"/>
        </w:rPr>
        <w:t>.</w:t>
      </w:r>
      <w:r w:rsidR="00FF5263">
        <w:rPr>
          <w:rFonts w:ascii="Times New Roman" w:hAnsi="Times New Roman"/>
        </w:rPr>
        <w:t xml:space="preserve"> </w:t>
      </w:r>
      <w:r w:rsidR="00774062">
        <w:rPr>
          <w:rFonts w:ascii="Times New Roman" w:hAnsi="Times New Roman"/>
        </w:rPr>
        <w:t>I</w:t>
      </w:r>
      <w:r w:rsidR="00FF5263">
        <w:rPr>
          <w:rFonts w:ascii="Times New Roman" w:hAnsi="Times New Roman"/>
        </w:rPr>
        <w:t>f there are no limitations</w:t>
      </w:r>
      <w:r w:rsidR="00CD1187">
        <w:rPr>
          <w:rFonts w:ascii="Times New Roman" w:hAnsi="Times New Roman"/>
        </w:rPr>
        <w:t xml:space="preserve"> </w:t>
      </w:r>
      <w:r w:rsidR="00FF5263">
        <w:rPr>
          <w:rFonts w:ascii="Times New Roman" w:hAnsi="Times New Roman"/>
        </w:rPr>
        <w:t>in the map</w:t>
      </w:r>
      <w:r w:rsidR="00CD1187">
        <w:rPr>
          <w:rFonts w:ascii="Times New Roman" w:hAnsi="Times New Roman"/>
        </w:rPr>
        <w:t>, such as fences,</w:t>
      </w:r>
      <w:r w:rsidR="00FF5263">
        <w:rPr>
          <w:rFonts w:ascii="Times New Roman" w:hAnsi="Times New Roman"/>
        </w:rPr>
        <w:t xml:space="preserve"> the car will run to some random directions</w:t>
      </w:r>
      <w:r w:rsidR="00045AAE">
        <w:rPr>
          <w:rFonts w:ascii="Times New Roman" w:hAnsi="Times New Roman"/>
        </w:rPr>
        <w:t xml:space="preserve">, which may </w:t>
      </w:r>
      <w:r w:rsidR="00C17A23">
        <w:rPr>
          <w:rFonts w:ascii="Times New Roman" w:hAnsi="Times New Roman"/>
        </w:rPr>
        <w:t>never</w:t>
      </w:r>
      <w:r w:rsidR="00C15DEF">
        <w:rPr>
          <w:rFonts w:ascii="Times New Roman" w:hAnsi="Times New Roman"/>
        </w:rPr>
        <w:t xml:space="preserve"> be</w:t>
      </w:r>
      <w:r w:rsidR="00045AAE">
        <w:rPr>
          <w:rFonts w:ascii="Times New Roman" w:hAnsi="Times New Roman"/>
        </w:rPr>
        <w:t xml:space="preserve"> able to achieve the </w:t>
      </w:r>
      <w:r w:rsidR="00045AAE">
        <w:rPr>
          <w:rFonts w:ascii="Times New Roman" w:hAnsi="Times New Roman"/>
        </w:rPr>
        <w:lastRenderedPageBreak/>
        <w:t>goal</w:t>
      </w:r>
      <w:r w:rsidR="00CD1187">
        <w:rPr>
          <w:rFonts w:ascii="Times New Roman" w:hAnsi="Times New Roman"/>
        </w:rPr>
        <w:t>.</w:t>
      </w:r>
      <w:r w:rsidR="006D181D">
        <w:rPr>
          <w:rFonts w:ascii="Times New Roman" w:hAnsi="Times New Roman"/>
        </w:rPr>
        <w:t xml:space="preserve"> All other </w:t>
      </w:r>
      <w:r w:rsidR="00E85D3F">
        <w:rPr>
          <w:rFonts w:ascii="Times New Roman" w:hAnsi="Times New Roman"/>
        </w:rPr>
        <w:t xml:space="preserve">elements in this game, such as trees, ground, colors of ground and </w:t>
      </w:r>
      <w:r w:rsidR="00967AE4">
        <w:rPr>
          <w:rFonts w:ascii="Times New Roman" w:hAnsi="Times New Roman"/>
        </w:rPr>
        <w:t>wind</w:t>
      </w:r>
      <w:r w:rsidR="0061294B">
        <w:rPr>
          <w:rFonts w:ascii="Times New Roman" w:hAnsi="Times New Roman"/>
        </w:rPr>
        <w:t xml:space="preserve"> effects</w:t>
      </w:r>
      <w:r w:rsidR="00967AE4">
        <w:rPr>
          <w:rFonts w:ascii="Times New Roman" w:hAnsi="Times New Roman"/>
        </w:rPr>
        <w:t xml:space="preserve"> are totally</w:t>
      </w:r>
      <w:r w:rsidR="0061294B">
        <w:rPr>
          <w:rFonts w:ascii="Times New Roman" w:hAnsi="Times New Roman"/>
        </w:rPr>
        <w:t xml:space="preserve"> for</w:t>
      </w:r>
      <w:r w:rsidR="00967AE4">
        <w:rPr>
          <w:rFonts w:ascii="Times New Roman" w:hAnsi="Times New Roman"/>
        </w:rPr>
        <w:t xml:space="preserve"> </w:t>
      </w:r>
      <w:r w:rsidR="00AD4B91">
        <w:rPr>
          <w:rFonts w:ascii="Times New Roman" w:hAnsi="Times New Roman"/>
        </w:rPr>
        <w:t>decoration and</w:t>
      </w:r>
      <w:r w:rsidR="00967AE4">
        <w:rPr>
          <w:rFonts w:ascii="Times New Roman" w:hAnsi="Times New Roman"/>
        </w:rPr>
        <w:t xml:space="preserve"> have nothing related to the algorithm.</w:t>
      </w:r>
    </w:p>
    <w:p w14:paraId="2EEFE563" w14:textId="32273F28" w:rsidR="00D34D8C" w:rsidRDefault="00D34D8C" w:rsidP="008B5CFC">
      <w:pPr>
        <w:spacing w:line="480" w:lineRule="auto"/>
        <w:rPr>
          <w:rFonts w:ascii="Times New Roman" w:hAnsi="Times New Roman"/>
        </w:rPr>
      </w:pPr>
    </w:p>
    <w:p w14:paraId="26AEAAF6" w14:textId="64F2F44A" w:rsidR="008B5CFC" w:rsidRDefault="008B5CFC" w:rsidP="000633D1">
      <w:pPr>
        <w:pStyle w:val="Heading2"/>
      </w:pPr>
      <w:bookmarkStart w:id="38" w:name="_Toc8174274"/>
      <w:r>
        <w:t>3.</w:t>
      </w:r>
      <w:r w:rsidR="006150F1">
        <w:t>4</w:t>
      </w:r>
      <w:r>
        <w:t xml:space="preserve"> Core Algorithm of the Agent</w:t>
      </w:r>
      <w:bookmarkEnd w:id="38"/>
    </w:p>
    <w:p w14:paraId="222EEF0B" w14:textId="77777777" w:rsidR="008B5CFC" w:rsidRPr="008B5CFC" w:rsidRDefault="008B5CFC" w:rsidP="008B5CFC"/>
    <w:p w14:paraId="08C417BD" w14:textId="2EC79EB7" w:rsidR="00D34D8C" w:rsidRDefault="00D34D8C" w:rsidP="000633D1">
      <w:pPr>
        <w:pStyle w:val="Heading4"/>
      </w:pPr>
      <w:r>
        <w:t>3.</w:t>
      </w:r>
      <w:r w:rsidR="006150F1">
        <w:t>4</w:t>
      </w:r>
      <w:r w:rsidR="00EF289C">
        <w:t>.1</w:t>
      </w:r>
      <w:r w:rsidR="002C126F">
        <w:t xml:space="preserve"> Introduction of</w:t>
      </w:r>
      <w:r>
        <w:t xml:space="preserve"> Reinforcement Learning and PID Model</w:t>
      </w:r>
    </w:p>
    <w:p w14:paraId="62130B55" w14:textId="77777777" w:rsidR="00D34D8C" w:rsidRDefault="00D34D8C" w:rsidP="00860FE9">
      <w:pPr>
        <w:spacing w:line="480" w:lineRule="auto"/>
        <w:ind w:firstLine="720"/>
        <w:rPr>
          <w:rFonts w:ascii="Times New Roman" w:hAnsi="Times New Roman"/>
        </w:rPr>
      </w:pPr>
    </w:p>
    <w:p w14:paraId="6CFD34AE" w14:textId="56B6C771" w:rsidR="00AB3E4B" w:rsidRDefault="004469ED" w:rsidP="00860FE9">
      <w:pPr>
        <w:spacing w:line="480" w:lineRule="auto"/>
        <w:ind w:firstLine="720"/>
        <w:rPr>
          <w:rFonts w:ascii="Times New Roman" w:hAnsi="Times New Roman"/>
        </w:rPr>
      </w:pPr>
      <w:r>
        <w:rPr>
          <w:rFonts w:ascii="Times New Roman" w:hAnsi="Times New Roman"/>
        </w:rPr>
        <w:t xml:space="preserve">Although this project is about machine learning, </w:t>
      </w:r>
      <w:r w:rsidR="00A347A4">
        <w:rPr>
          <w:rFonts w:ascii="Times New Roman" w:hAnsi="Times New Roman"/>
        </w:rPr>
        <w:t xml:space="preserve">it is not necessary to write any fundamental machine learning code for this project. </w:t>
      </w:r>
      <w:r w:rsidR="00AD4B91">
        <w:rPr>
          <w:rFonts w:ascii="Times New Roman" w:hAnsi="Times New Roman"/>
        </w:rPr>
        <w:t xml:space="preserve">Because Unity has its own machine learning API called ML-Agents, which is </w:t>
      </w:r>
      <w:r w:rsidR="00AB3E4B">
        <w:rPr>
          <w:rFonts w:ascii="Times New Roman" w:hAnsi="Times New Roman"/>
        </w:rPr>
        <w:t>exclusively designed for machine learning in Unity 3D engine</w:t>
      </w:r>
      <w:r w:rsidR="0012486A">
        <w:rPr>
          <w:rFonts w:ascii="Times New Roman" w:hAnsi="Times New Roman"/>
        </w:rPr>
        <w:t>.</w:t>
      </w:r>
      <w:r w:rsidR="00AB3E4B">
        <w:rPr>
          <w:rFonts w:ascii="Times New Roman" w:hAnsi="Times New Roman"/>
        </w:rPr>
        <w:t xml:space="preserve"> </w:t>
      </w:r>
      <w:r w:rsidR="0012486A">
        <w:rPr>
          <w:rFonts w:ascii="Times New Roman" w:hAnsi="Times New Roman"/>
        </w:rPr>
        <w:t>T</w:t>
      </w:r>
      <w:r w:rsidR="00AB3E4B">
        <w:rPr>
          <w:rFonts w:ascii="Times New Roman" w:hAnsi="Times New Roman"/>
        </w:rPr>
        <w:t>he only thing that developers need to do is scoring system</w:t>
      </w:r>
      <w:r w:rsidR="00860FE9">
        <w:rPr>
          <w:rFonts w:ascii="Times New Roman" w:hAnsi="Times New Roman"/>
        </w:rPr>
        <w:t xml:space="preserve">. Scoring system is the key of reinforcement learning algorithm. It is the </w:t>
      </w:r>
      <w:r w:rsidR="00723476">
        <w:rPr>
          <w:rFonts w:ascii="Times New Roman" w:hAnsi="Times New Roman"/>
        </w:rPr>
        <w:t xml:space="preserve">system that rewards or </w:t>
      </w:r>
      <w:r w:rsidR="00331ADD" w:rsidRPr="00331ADD">
        <w:rPr>
          <w:rFonts w:ascii="Times New Roman" w:hAnsi="Times New Roman"/>
        </w:rPr>
        <w:t>penalize</w:t>
      </w:r>
      <w:r w:rsidR="00331ADD">
        <w:rPr>
          <w:rFonts w:ascii="Times New Roman" w:hAnsi="Times New Roman"/>
        </w:rPr>
        <w:t>s</w:t>
      </w:r>
      <w:r w:rsidR="00331ADD" w:rsidRPr="00331ADD">
        <w:rPr>
          <w:rFonts w:ascii="Times New Roman" w:hAnsi="Times New Roman"/>
        </w:rPr>
        <w:t xml:space="preserve"> </w:t>
      </w:r>
      <w:r w:rsidR="00723476">
        <w:rPr>
          <w:rFonts w:ascii="Times New Roman" w:hAnsi="Times New Roman"/>
        </w:rPr>
        <w:t>agents.</w:t>
      </w:r>
      <w:r w:rsidR="00A3360F">
        <w:rPr>
          <w:rFonts w:ascii="Times New Roman" w:hAnsi="Times New Roman"/>
        </w:rPr>
        <w:t xml:space="preserve"> </w:t>
      </w:r>
    </w:p>
    <w:p w14:paraId="217F406C" w14:textId="4EAEB643" w:rsidR="00A72704" w:rsidRDefault="004361AC" w:rsidP="00860FE9">
      <w:pPr>
        <w:spacing w:line="480" w:lineRule="auto"/>
        <w:ind w:firstLine="720"/>
        <w:rPr>
          <w:rFonts w:ascii="Times New Roman" w:hAnsi="Times New Roman"/>
        </w:rPr>
      </w:pPr>
      <w:r>
        <w:rPr>
          <w:rFonts w:ascii="Times New Roman" w:hAnsi="Times New Roman"/>
        </w:rPr>
        <w:t xml:space="preserve">Although it seems </w:t>
      </w:r>
      <w:r w:rsidR="00E02227">
        <w:rPr>
          <w:rFonts w:ascii="Times New Roman" w:hAnsi="Times New Roman"/>
        </w:rPr>
        <w:t xml:space="preserve">so </w:t>
      </w:r>
      <w:r>
        <w:rPr>
          <w:rFonts w:ascii="Times New Roman" w:hAnsi="Times New Roman"/>
        </w:rPr>
        <w:t xml:space="preserve">advanced </w:t>
      </w:r>
      <w:r w:rsidR="00045F25">
        <w:rPr>
          <w:rFonts w:ascii="Times New Roman" w:hAnsi="Times New Roman"/>
        </w:rPr>
        <w:t>that the project is based on machine learning</w:t>
      </w:r>
      <w:r w:rsidR="00E44DCC">
        <w:rPr>
          <w:rFonts w:ascii="Times New Roman" w:hAnsi="Times New Roman"/>
        </w:rPr>
        <w:t xml:space="preserve">, there is still some traditional method that controls the algorithm. </w:t>
      </w:r>
      <w:r w:rsidR="00670AE2">
        <w:rPr>
          <w:rFonts w:ascii="Times New Roman" w:hAnsi="Times New Roman"/>
        </w:rPr>
        <w:t>There is a very famous control model called PID</w:t>
      </w:r>
      <w:r w:rsidR="00012786">
        <w:rPr>
          <w:rFonts w:ascii="Times New Roman" w:hAnsi="Times New Roman"/>
        </w:rPr>
        <w:t xml:space="preserve"> model</w:t>
      </w:r>
      <w:r w:rsidR="00670AE2">
        <w:rPr>
          <w:rFonts w:ascii="Times New Roman" w:hAnsi="Times New Roman"/>
        </w:rPr>
        <w:t xml:space="preserve"> in industry. PID stands for </w:t>
      </w:r>
      <w:r w:rsidR="00E27111">
        <w:rPr>
          <w:rFonts w:ascii="Times New Roman" w:hAnsi="Times New Roman"/>
        </w:rPr>
        <w:t xml:space="preserve">proportion, integral and </w:t>
      </w:r>
      <w:r w:rsidR="000917B5">
        <w:rPr>
          <w:rFonts w:ascii="Times New Roman" w:hAnsi="Times New Roman"/>
        </w:rPr>
        <w:t xml:space="preserve">derivative (or </w:t>
      </w:r>
      <w:r w:rsidR="00E27111">
        <w:rPr>
          <w:rFonts w:ascii="Times New Roman" w:hAnsi="Times New Roman"/>
        </w:rPr>
        <w:t>differential</w:t>
      </w:r>
      <w:r w:rsidR="000917B5">
        <w:rPr>
          <w:rFonts w:ascii="Times New Roman" w:hAnsi="Times New Roman"/>
        </w:rPr>
        <w:t>)</w:t>
      </w:r>
      <w:r w:rsidR="00E27111">
        <w:rPr>
          <w:rFonts w:ascii="Times New Roman" w:hAnsi="Times New Roman"/>
        </w:rPr>
        <w:t>.</w:t>
      </w:r>
      <w:r w:rsidR="004D19F6">
        <w:rPr>
          <w:rFonts w:ascii="Times New Roman" w:hAnsi="Times New Roman"/>
        </w:rPr>
        <w:t xml:space="preserve"> </w:t>
      </w:r>
      <w:r w:rsidR="00012786">
        <w:rPr>
          <w:rFonts w:ascii="Times New Roman" w:hAnsi="Times New Roman"/>
        </w:rPr>
        <w:t>The scoring system in this project borrows some ideas from the model.</w:t>
      </w:r>
      <w:r w:rsidR="004260D4">
        <w:rPr>
          <w:rFonts w:ascii="Times New Roman" w:hAnsi="Times New Roman"/>
        </w:rPr>
        <w:t xml:space="preserve"> </w:t>
      </w:r>
      <w:r w:rsidR="0047449C">
        <w:rPr>
          <w:rFonts w:ascii="Times New Roman" w:hAnsi="Times New Roman"/>
        </w:rPr>
        <w:t xml:space="preserve">The main purpose of this model is </w:t>
      </w:r>
      <w:r w:rsidR="00607B8C">
        <w:rPr>
          <w:rFonts w:ascii="Times New Roman" w:hAnsi="Times New Roman"/>
        </w:rPr>
        <w:t xml:space="preserve">for automatic process control </w:t>
      </w:r>
      <w:r w:rsidR="00607B8C">
        <w:rPr>
          <w:rFonts w:ascii="Times New Roman" w:hAnsi="Times New Roman"/>
          <w:vertAlign w:val="superscript"/>
        </w:rPr>
        <w:t>[</w:t>
      </w:r>
      <w:r w:rsidR="003D42A7">
        <w:rPr>
          <w:rFonts w:ascii="Times New Roman" w:hAnsi="Times New Roman"/>
          <w:vertAlign w:val="superscript"/>
        </w:rPr>
        <w:t>7</w:t>
      </w:r>
      <w:r w:rsidR="00607B8C">
        <w:rPr>
          <w:rFonts w:ascii="Times New Roman" w:hAnsi="Times New Roman"/>
          <w:vertAlign w:val="superscript"/>
        </w:rPr>
        <w:t>]</w:t>
      </w:r>
      <w:r w:rsidR="00607B8C">
        <w:rPr>
          <w:rFonts w:ascii="Times New Roman" w:hAnsi="Times New Roman"/>
        </w:rPr>
        <w:t xml:space="preserve">. </w:t>
      </w:r>
      <w:r w:rsidR="004E47C7">
        <w:rPr>
          <w:rFonts w:ascii="Times New Roman" w:hAnsi="Times New Roman"/>
        </w:rPr>
        <w:t>Th</w:t>
      </w:r>
      <w:r w:rsidR="00F418C2">
        <w:rPr>
          <w:rFonts w:ascii="Times New Roman" w:hAnsi="Times New Roman"/>
        </w:rPr>
        <w:t xml:space="preserve">e car in this project is also about automatic control, so this model is </w:t>
      </w:r>
      <w:r w:rsidR="00E20B00">
        <w:rPr>
          <w:rFonts w:ascii="Times New Roman" w:hAnsi="Times New Roman"/>
        </w:rPr>
        <w:t>also effective</w:t>
      </w:r>
      <w:r w:rsidR="00F418C2">
        <w:rPr>
          <w:rFonts w:ascii="Times New Roman" w:hAnsi="Times New Roman"/>
        </w:rPr>
        <w:t>.</w:t>
      </w:r>
      <w:r w:rsidR="00CA483A">
        <w:rPr>
          <w:rFonts w:ascii="Times New Roman" w:hAnsi="Times New Roman"/>
        </w:rPr>
        <w:t xml:space="preserve"> </w:t>
      </w:r>
    </w:p>
    <w:p w14:paraId="4F06CB8E" w14:textId="655195AF" w:rsidR="00A07BDD" w:rsidRDefault="005F0DCB" w:rsidP="00A72704">
      <w:pPr>
        <w:spacing w:line="480" w:lineRule="auto"/>
        <w:ind w:firstLine="720"/>
        <w:rPr>
          <w:rFonts w:ascii="Times New Roman" w:hAnsi="Times New Roman"/>
        </w:rPr>
      </w:pPr>
      <w:r>
        <w:rPr>
          <w:rFonts w:ascii="Times New Roman" w:hAnsi="Times New Roman"/>
        </w:rPr>
        <w:t xml:space="preserve">Reinforcement learning and PID model </w:t>
      </w:r>
      <w:r w:rsidR="006F6CE4">
        <w:rPr>
          <w:rFonts w:ascii="Times New Roman" w:hAnsi="Times New Roman"/>
        </w:rPr>
        <w:t xml:space="preserve">share one mutual idea that the agent should be panelized for bad decision or rewarded for right decision. </w:t>
      </w:r>
      <w:r w:rsidR="00F76D68">
        <w:rPr>
          <w:rFonts w:ascii="Times New Roman" w:hAnsi="Times New Roman"/>
        </w:rPr>
        <w:t>According to the article</w:t>
      </w:r>
      <w:r w:rsidR="00A6292D">
        <w:rPr>
          <w:rFonts w:ascii="Times New Roman" w:hAnsi="Times New Roman"/>
        </w:rPr>
        <w:t xml:space="preserve"> </w:t>
      </w:r>
      <w:r w:rsidR="00A6292D">
        <w:rPr>
          <w:rFonts w:ascii="Times New Roman" w:hAnsi="Times New Roman"/>
          <w:vertAlign w:val="superscript"/>
        </w:rPr>
        <w:t>[</w:t>
      </w:r>
      <w:r w:rsidR="003D42A7">
        <w:rPr>
          <w:rFonts w:ascii="Times New Roman" w:hAnsi="Times New Roman"/>
          <w:vertAlign w:val="superscript"/>
        </w:rPr>
        <w:t>7</w:t>
      </w:r>
      <w:r w:rsidR="00A6292D">
        <w:rPr>
          <w:rFonts w:ascii="Times New Roman" w:hAnsi="Times New Roman"/>
          <w:vertAlign w:val="superscript"/>
        </w:rPr>
        <w:t>]</w:t>
      </w:r>
      <w:r w:rsidR="00F76D68">
        <w:rPr>
          <w:rFonts w:ascii="Times New Roman" w:hAnsi="Times New Roman"/>
        </w:rPr>
        <w:t>,</w:t>
      </w:r>
      <w:r w:rsidR="00AE5EA6">
        <w:rPr>
          <w:rFonts w:ascii="Times New Roman" w:hAnsi="Times New Roman"/>
        </w:rPr>
        <w:t xml:space="preserve"> </w:t>
      </w:r>
      <w:r w:rsidR="00A6292D">
        <w:rPr>
          <w:rFonts w:ascii="Times New Roman" w:hAnsi="Times New Roman"/>
        </w:rPr>
        <w:t>I want to simplify it with a simple story.</w:t>
      </w:r>
    </w:p>
    <w:p w14:paraId="58A2FB95" w14:textId="4BCB3D98" w:rsidR="00F418C2" w:rsidRDefault="00A07BDD" w:rsidP="00A72704">
      <w:pPr>
        <w:spacing w:line="480" w:lineRule="auto"/>
        <w:ind w:firstLine="720"/>
        <w:rPr>
          <w:rFonts w:ascii="Times New Roman" w:hAnsi="Times New Roman"/>
        </w:rPr>
      </w:pPr>
      <w:r>
        <w:rPr>
          <w:rFonts w:ascii="Times New Roman" w:hAnsi="Times New Roman"/>
        </w:rPr>
        <w:t>W</w:t>
      </w:r>
      <w:r w:rsidR="00307094">
        <w:rPr>
          <w:rFonts w:ascii="Times New Roman" w:hAnsi="Times New Roman"/>
        </w:rPr>
        <w:t>hen chef is cooking</w:t>
      </w:r>
      <w:r w:rsidR="009D77BA">
        <w:rPr>
          <w:rFonts w:ascii="Times New Roman" w:hAnsi="Times New Roman"/>
        </w:rPr>
        <w:t xml:space="preserve"> a new cuisine,</w:t>
      </w:r>
      <w:r w:rsidR="00307094">
        <w:rPr>
          <w:rFonts w:ascii="Times New Roman" w:hAnsi="Times New Roman"/>
        </w:rPr>
        <w:t xml:space="preserve"> he</w:t>
      </w:r>
      <w:r w:rsidR="00A23F3F">
        <w:rPr>
          <w:rFonts w:ascii="Times New Roman" w:hAnsi="Times New Roman"/>
        </w:rPr>
        <w:t>/she</w:t>
      </w:r>
      <w:r w:rsidR="00307094">
        <w:rPr>
          <w:rFonts w:ascii="Times New Roman" w:hAnsi="Times New Roman"/>
        </w:rPr>
        <w:t xml:space="preserve"> </w:t>
      </w:r>
      <w:r w:rsidR="009D77BA">
        <w:rPr>
          <w:rFonts w:ascii="Times New Roman" w:hAnsi="Times New Roman"/>
        </w:rPr>
        <w:t xml:space="preserve">may </w:t>
      </w:r>
      <w:r w:rsidR="00307094">
        <w:rPr>
          <w:rFonts w:ascii="Times New Roman" w:hAnsi="Times New Roman"/>
        </w:rPr>
        <w:t>feel the fire</w:t>
      </w:r>
      <w:r w:rsidR="00AE1635">
        <w:rPr>
          <w:rFonts w:ascii="Times New Roman" w:hAnsi="Times New Roman"/>
        </w:rPr>
        <w:t xml:space="preserve"> is too </w:t>
      </w:r>
      <w:r w:rsidR="0010602E">
        <w:rPr>
          <w:rFonts w:ascii="Times New Roman" w:hAnsi="Times New Roman"/>
        </w:rPr>
        <w:t>hot</w:t>
      </w:r>
      <w:r w:rsidR="00AE1635">
        <w:rPr>
          <w:rFonts w:ascii="Times New Roman" w:hAnsi="Times New Roman"/>
        </w:rPr>
        <w:t xml:space="preserve"> for the cuisine, </w:t>
      </w:r>
      <w:r w:rsidR="009D77BA">
        <w:rPr>
          <w:rFonts w:ascii="Times New Roman" w:hAnsi="Times New Roman"/>
        </w:rPr>
        <w:t xml:space="preserve">then </w:t>
      </w:r>
      <w:r w:rsidR="00AE1635">
        <w:rPr>
          <w:rFonts w:ascii="Times New Roman" w:hAnsi="Times New Roman"/>
        </w:rPr>
        <w:t>he</w:t>
      </w:r>
      <w:r w:rsidR="007C74BB">
        <w:rPr>
          <w:rFonts w:ascii="Times New Roman" w:hAnsi="Times New Roman"/>
        </w:rPr>
        <w:t>/she</w:t>
      </w:r>
      <w:r w:rsidR="00AE1635">
        <w:rPr>
          <w:rFonts w:ascii="Times New Roman" w:hAnsi="Times New Roman"/>
        </w:rPr>
        <w:t xml:space="preserve"> </w:t>
      </w:r>
      <w:r w:rsidR="003E1130">
        <w:rPr>
          <w:rFonts w:ascii="Times New Roman" w:hAnsi="Times New Roman"/>
        </w:rPr>
        <w:t>turns the fire</w:t>
      </w:r>
      <w:r w:rsidR="0010602E">
        <w:rPr>
          <w:rFonts w:ascii="Times New Roman" w:hAnsi="Times New Roman"/>
        </w:rPr>
        <w:t xml:space="preserve"> down</w:t>
      </w:r>
      <w:r w:rsidR="003E1130">
        <w:rPr>
          <w:rFonts w:ascii="Times New Roman" w:hAnsi="Times New Roman"/>
        </w:rPr>
        <w:t xml:space="preserve">. </w:t>
      </w:r>
      <w:r w:rsidR="0010602E">
        <w:rPr>
          <w:rFonts w:ascii="Times New Roman" w:hAnsi="Times New Roman"/>
        </w:rPr>
        <w:t>However</w:t>
      </w:r>
      <w:r w:rsidR="003E1130">
        <w:rPr>
          <w:rFonts w:ascii="Times New Roman" w:hAnsi="Times New Roman"/>
        </w:rPr>
        <w:t xml:space="preserve">, the </w:t>
      </w:r>
      <w:r w:rsidR="0010602E">
        <w:rPr>
          <w:rFonts w:ascii="Times New Roman" w:hAnsi="Times New Roman"/>
        </w:rPr>
        <w:t>temperature</w:t>
      </w:r>
      <w:r w:rsidR="003E1130">
        <w:rPr>
          <w:rFonts w:ascii="Times New Roman" w:hAnsi="Times New Roman"/>
        </w:rPr>
        <w:t xml:space="preserve"> may be too </w:t>
      </w:r>
      <w:r w:rsidR="0010602E">
        <w:rPr>
          <w:rFonts w:ascii="Times New Roman" w:hAnsi="Times New Roman"/>
        </w:rPr>
        <w:t>low</w:t>
      </w:r>
      <w:r w:rsidR="003E1130">
        <w:rPr>
          <w:rFonts w:ascii="Times New Roman" w:hAnsi="Times New Roman"/>
        </w:rPr>
        <w:t xml:space="preserve">, </w:t>
      </w:r>
      <w:r w:rsidR="00BA015B">
        <w:rPr>
          <w:rFonts w:ascii="Times New Roman" w:hAnsi="Times New Roman"/>
        </w:rPr>
        <w:t xml:space="preserve">so the chef will turn it to a higher level, but it will not be as high as the first time. If the fire is still </w:t>
      </w:r>
      <w:r w:rsidR="00416E2C">
        <w:rPr>
          <w:rFonts w:ascii="Times New Roman" w:hAnsi="Times New Roman"/>
        </w:rPr>
        <w:t>too</w:t>
      </w:r>
      <w:r w:rsidR="00BA015B">
        <w:rPr>
          <w:rFonts w:ascii="Times New Roman" w:hAnsi="Times New Roman"/>
        </w:rPr>
        <w:t xml:space="preserve"> </w:t>
      </w:r>
      <w:r w:rsidR="00416E2C">
        <w:rPr>
          <w:rFonts w:ascii="Times New Roman" w:hAnsi="Times New Roman"/>
        </w:rPr>
        <w:t>hot</w:t>
      </w:r>
      <w:r w:rsidR="00BA015B">
        <w:rPr>
          <w:rFonts w:ascii="Times New Roman" w:hAnsi="Times New Roman"/>
        </w:rPr>
        <w:t xml:space="preserve">, he </w:t>
      </w:r>
      <w:r w:rsidR="00EE77C6">
        <w:rPr>
          <w:rFonts w:ascii="Times New Roman" w:hAnsi="Times New Roman"/>
        </w:rPr>
        <w:t xml:space="preserve">makes </w:t>
      </w:r>
      <w:r w:rsidR="00EE77C6">
        <w:rPr>
          <w:rFonts w:ascii="Times New Roman" w:hAnsi="Times New Roman"/>
        </w:rPr>
        <w:lastRenderedPageBreak/>
        <w:t xml:space="preserve">the fire be </w:t>
      </w:r>
      <w:r w:rsidR="00416E2C">
        <w:rPr>
          <w:rFonts w:ascii="Times New Roman" w:hAnsi="Times New Roman"/>
        </w:rPr>
        <w:t>colder</w:t>
      </w:r>
      <w:r w:rsidR="00EE77C6">
        <w:rPr>
          <w:rFonts w:ascii="Times New Roman" w:hAnsi="Times New Roman"/>
        </w:rPr>
        <w:t>, but will not be as small as the second time. He</w:t>
      </w:r>
      <w:r w:rsidR="00A23F3F">
        <w:rPr>
          <w:rFonts w:ascii="Times New Roman" w:hAnsi="Times New Roman"/>
        </w:rPr>
        <w:t>/she</w:t>
      </w:r>
      <w:r w:rsidR="00EE77C6">
        <w:rPr>
          <w:rFonts w:ascii="Times New Roman" w:hAnsi="Times New Roman"/>
        </w:rPr>
        <w:t xml:space="preserve"> will </w:t>
      </w:r>
      <w:r w:rsidR="009D77BA">
        <w:rPr>
          <w:rFonts w:ascii="Times New Roman" w:hAnsi="Times New Roman"/>
        </w:rPr>
        <w:t xml:space="preserve">repeat this process until </w:t>
      </w:r>
      <w:r w:rsidR="00A23F3F">
        <w:rPr>
          <w:rFonts w:ascii="Times New Roman" w:hAnsi="Times New Roman"/>
        </w:rPr>
        <w:t>he/she</w:t>
      </w:r>
      <w:r w:rsidR="009D77BA">
        <w:rPr>
          <w:rFonts w:ascii="Times New Roman" w:hAnsi="Times New Roman"/>
        </w:rPr>
        <w:t xml:space="preserve"> finds the right fire strength. </w:t>
      </w:r>
    </w:p>
    <w:p w14:paraId="69ADD37E" w14:textId="6053972C" w:rsidR="009410E5" w:rsidRDefault="00EB4C3F" w:rsidP="00860FE9">
      <w:pPr>
        <w:spacing w:line="480" w:lineRule="auto"/>
        <w:ind w:firstLine="720"/>
        <w:rPr>
          <w:rFonts w:ascii="Times New Roman" w:hAnsi="Times New Roman"/>
        </w:rPr>
      </w:pPr>
      <w:r>
        <w:rPr>
          <w:rFonts w:ascii="Times New Roman" w:hAnsi="Times New Roman"/>
        </w:rPr>
        <w:t>It is an example of reinforcement learning.</w:t>
      </w:r>
      <w:r w:rsidR="001608E0">
        <w:rPr>
          <w:rFonts w:ascii="Times New Roman" w:hAnsi="Times New Roman"/>
        </w:rPr>
        <w:t xml:space="preserve"> </w:t>
      </w:r>
      <w:r w:rsidR="0015589B">
        <w:rPr>
          <w:rFonts w:ascii="Times New Roman" w:hAnsi="Times New Roman"/>
        </w:rPr>
        <w:t>The chef is learning a new cuisine,</w:t>
      </w:r>
      <w:r w:rsidR="00A440DB">
        <w:rPr>
          <w:rFonts w:ascii="Times New Roman" w:hAnsi="Times New Roman"/>
        </w:rPr>
        <w:t xml:space="preserve"> </w:t>
      </w:r>
      <w:r w:rsidR="00A84D7A">
        <w:rPr>
          <w:rFonts w:ascii="Times New Roman" w:hAnsi="Times New Roman"/>
        </w:rPr>
        <w:t>which</w:t>
      </w:r>
      <w:r w:rsidR="0015589B">
        <w:rPr>
          <w:rFonts w:ascii="Times New Roman" w:hAnsi="Times New Roman"/>
        </w:rPr>
        <w:t xml:space="preserve"> is the training target. </w:t>
      </w:r>
      <w:r w:rsidR="003A7F29">
        <w:rPr>
          <w:rFonts w:ascii="Times New Roman" w:hAnsi="Times New Roman"/>
        </w:rPr>
        <w:t>Unlike other machine learning algorithm</w:t>
      </w:r>
      <w:r w:rsidR="00A84D7A">
        <w:rPr>
          <w:rFonts w:ascii="Times New Roman" w:hAnsi="Times New Roman"/>
        </w:rPr>
        <w:t>s</w:t>
      </w:r>
      <w:r w:rsidR="003A7F29">
        <w:rPr>
          <w:rFonts w:ascii="Times New Roman" w:hAnsi="Times New Roman"/>
        </w:rPr>
        <w:t xml:space="preserve">, which usually tries to minimize the errors </w:t>
      </w:r>
      <w:r w:rsidR="005A1F92">
        <w:rPr>
          <w:rFonts w:ascii="Times New Roman" w:hAnsi="Times New Roman"/>
        </w:rPr>
        <w:t xml:space="preserve">the algorithm gets. Reinforcement learning is trying to get more “errors” </w:t>
      </w:r>
      <w:r w:rsidR="0023455B">
        <w:rPr>
          <w:rFonts w:ascii="Times New Roman" w:hAnsi="Times New Roman"/>
        </w:rPr>
        <w:t xml:space="preserve">to complete the job. Notice </w:t>
      </w:r>
      <w:r w:rsidR="000140EE">
        <w:rPr>
          <w:rFonts w:ascii="Times New Roman" w:hAnsi="Times New Roman"/>
        </w:rPr>
        <w:t>that the word</w:t>
      </w:r>
      <w:r w:rsidR="0023455B">
        <w:rPr>
          <w:rFonts w:ascii="Times New Roman" w:hAnsi="Times New Roman"/>
        </w:rPr>
        <w:t xml:space="preserve"> </w:t>
      </w:r>
      <w:r w:rsidR="000140EE">
        <w:rPr>
          <w:rFonts w:ascii="Times New Roman" w:hAnsi="Times New Roman"/>
        </w:rPr>
        <w:t>“</w:t>
      </w:r>
      <w:r w:rsidR="0023455B">
        <w:rPr>
          <w:rFonts w:ascii="Times New Roman" w:hAnsi="Times New Roman"/>
        </w:rPr>
        <w:t>error</w:t>
      </w:r>
      <w:r w:rsidR="000140EE">
        <w:rPr>
          <w:rFonts w:ascii="Times New Roman" w:hAnsi="Times New Roman"/>
        </w:rPr>
        <w:t>”</w:t>
      </w:r>
      <w:r w:rsidR="0023455B">
        <w:rPr>
          <w:rFonts w:ascii="Times New Roman" w:hAnsi="Times New Roman"/>
        </w:rPr>
        <w:t xml:space="preserve"> in machine learning </w:t>
      </w:r>
      <w:r w:rsidR="00414CF7">
        <w:rPr>
          <w:rFonts w:ascii="Times New Roman" w:hAnsi="Times New Roman"/>
          <w:color w:val="000000" w:themeColor="text1"/>
        </w:rPr>
        <w:t xml:space="preserve">does not </w:t>
      </w:r>
      <w:r w:rsidR="0023455B">
        <w:rPr>
          <w:rFonts w:ascii="Times New Roman" w:hAnsi="Times New Roman"/>
        </w:rPr>
        <w:t xml:space="preserve">necessarily mean </w:t>
      </w:r>
      <w:r w:rsidR="000140EE">
        <w:rPr>
          <w:rFonts w:ascii="Times New Roman" w:hAnsi="Times New Roman"/>
        </w:rPr>
        <w:t>“</w:t>
      </w:r>
      <w:r w:rsidR="0023455B">
        <w:rPr>
          <w:rFonts w:ascii="Times New Roman" w:hAnsi="Times New Roman"/>
        </w:rPr>
        <w:t>mistake</w:t>
      </w:r>
      <w:r w:rsidR="000140EE">
        <w:rPr>
          <w:rFonts w:ascii="Times New Roman" w:hAnsi="Times New Roman"/>
        </w:rPr>
        <w:t>”</w:t>
      </w:r>
      <w:r w:rsidR="0023455B">
        <w:rPr>
          <w:rFonts w:ascii="Times New Roman" w:hAnsi="Times New Roman"/>
        </w:rPr>
        <w:t xml:space="preserve">, it is one or a group of numbers that indicate the training result. </w:t>
      </w:r>
      <w:r w:rsidR="005F222D">
        <w:rPr>
          <w:rFonts w:ascii="Times New Roman" w:hAnsi="Times New Roman"/>
        </w:rPr>
        <w:t xml:space="preserve">In reinforcement learning, score </w:t>
      </w:r>
      <w:r w:rsidR="00E0334E">
        <w:rPr>
          <w:rFonts w:ascii="Times New Roman" w:hAnsi="Times New Roman"/>
        </w:rPr>
        <w:t>is usually to described training result</w:t>
      </w:r>
      <w:r w:rsidR="009558F4">
        <w:rPr>
          <w:rFonts w:ascii="Times New Roman" w:hAnsi="Times New Roman"/>
        </w:rPr>
        <w:t>,</w:t>
      </w:r>
      <w:r w:rsidR="00E0334E">
        <w:rPr>
          <w:rFonts w:ascii="Times New Roman" w:hAnsi="Times New Roman"/>
        </w:rPr>
        <w:t xml:space="preserve"> not “error”</w:t>
      </w:r>
      <w:r w:rsidR="009558F4">
        <w:rPr>
          <w:rFonts w:ascii="Times New Roman" w:hAnsi="Times New Roman"/>
        </w:rPr>
        <w:t xml:space="preserve">, but </w:t>
      </w:r>
      <w:r w:rsidR="00477B4E">
        <w:rPr>
          <w:rFonts w:ascii="Times New Roman" w:hAnsi="Times New Roman"/>
        </w:rPr>
        <w:t>the term is still mentioned in some</w:t>
      </w:r>
      <w:r w:rsidR="00B63253">
        <w:rPr>
          <w:rFonts w:ascii="Times New Roman" w:hAnsi="Times New Roman"/>
        </w:rPr>
        <w:t xml:space="preserve"> other</w:t>
      </w:r>
      <w:r w:rsidR="00477B4E">
        <w:rPr>
          <w:rFonts w:ascii="Times New Roman" w:hAnsi="Times New Roman"/>
        </w:rPr>
        <w:t xml:space="preserve"> situations</w:t>
      </w:r>
      <w:r w:rsidR="00E0334E">
        <w:rPr>
          <w:rFonts w:ascii="Times New Roman" w:hAnsi="Times New Roman"/>
        </w:rPr>
        <w:t xml:space="preserve">. </w:t>
      </w:r>
      <w:r w:rsidR="00A440DB">
        <w:rPr>
          <w:rFonts w:ascii="Times New Roman" w:hAnsi="Times New Roman"/>
        </w:rPr>
        <w:t xml:space="preserve">When the chef turns the fire too </w:t>
      </w:r>
      <w:r w:rsidR="00074F68">
        <w:rPr>
          <w:rFonts w:ascii="Times New Roman" w:hAnsi="Times New Roman"/>
        </w:rPr>
        <w:t xml:space="preserve">hot, program will reduce some scores as </w:t>
      </w:r>
      <w:r w:rsidR="00F14609" w:rsidRPr="00F14609">
        <w:rPr>
          <w:rFonts w:ascii="Times New Roman" w:hAnsi="Times New Roman"/>
        </w:rPr>
        <w:t>penalty</w:t>
      </w:r>
      <w:r w:rsidR="00074F68">
        <w:rPr>
          <w:rFonts w:ascii="Times New Roman" w:hAnsi="Times New Roman"/>
        </w:rPr>
        <w:t>.</w:t>
      </w:r>
      <w:r w:rsidR="00713A66">
        <w:rPr>
          <w:rFonts w:ascii="Times New Roman" w:hAnsi="Times New Roman"/>
        </w:rPr>
        <w:t xml:space="preserve"> Then, the chef will turn the fire </w:t>
      </w:r>
      <w:r w:rsidR="009548A2">
        <w:rPr>
          <w:rFonts w:ascii="Times New Roman" w:hAnsi="Times New Roman"/>
        </w:rPr>
        <w:t>cooler</w:t>
      </w:r>
      <w:r w:rsidR="00713A66">
        <w:rPr>
          <w:rFonts w:ascii="Times New Roman" w:hAnsi="Times New Roman"/>
        </w:rPr>
        <w:t>, but it may be too small.</w:t>
      </w:r>
      <w:r w:rsidR="00813D9F">
        <w:rPr>
          <w:rFonts w:ascii="Times New Roman" w:hAnsi="Times New Roman"/>
        </w:rPr>
        <w:t xml:space="preserve"> The program will still reduce some of his points. The chef will turn fire bigger again, but he</w:t>
      </w:r>
      <w:r w:rsidR="00477B4E">
        <w:rPr>
          <w:rFonts w:ascii="Times New Roman" w:hAnsi="Times New Roman"/>
        </w:rPr>
        <w:t>/she</w:t>
      </w:r>
      <w:r w:rsidR="00813D9F">
        <w:rPr>
          <w:rFonts w:ascii="Times New Roman" w:hAnsi="Times New Roman"/>
        </w:rPr>
        <w:t xml:space="preserve"> will not </w:t>
      </w:r>
      <w:r w:rsidR="00954E17">
        <w:rPr>
          <w:rFonts w:ascii="Times New Roman" w:hAnsi="Times New Roman"/>
        </w:rPr>
        <w:t>turn it as hot as the first time, because he</w:t>
      </w:r>
      <w:r w:rsidR="009548A2">
        <w:rPr>
          <w:rFonts w:ascii="Times New Roman" w:hAnsi="Times New Roman"/>
        </w:rPr>
        <w:t>/she</w:t>
      </w:r>
      <w:r w:rsidR="00954E17">
        <w:rPr>
          <w:rFonts w:ascii="Times New Roman" w:hAnsi="Times New Roman"/>
        </w:rPr>
        <w:t xml:space="preserve"> knows the program reduces his points if he does that.</w:t>
      </w:r>
      <w:r w:rsidR="002A2ED7">
        <w:rPr>
          <w:rFonts w:ascii="Times New Roman" w:hAnsi="Times New Roman"/>
        </w:rPr>
        <w:t xml:space="preserve"> The fire could still be too hot for the cuisine, however, because it is better than the first time, the program reduces less points than the first time.</w:t>
      </w:r>
      <w:r w:rsidR="004E2570">
        <w:rPr>
          <w:rFonts w:ascii="Times New Roman" w:hAnsi="Times New Roman"/>
        </w:rPr>
        <w:t xml:space="preserve"> As the process repeats several times, the program will reduce less and less point</w:t>
      </w:r>
      <w:r w:rsidR="007B1C7E">
        <w:rPr>
          <w:rFonts w:ascii="Times New Roman" w:hAnsi="Times New Roman"/>
        </w:rPr>
        <w:t>s until he gets the right fire</w:t>
      </w:r>
      <w:r w:rsidR="00535AC4">
        <w:rPr>
          <w:rFonts w:ascii="Times New Roman" w:hAnsi="Times New Roman"/>
        </w:rPr>
        <w:t>. The program will reward him</w:t>
      </w:r>
      <w:r w:rsidR="00E02227">
        <w:rPr>
          <w:rFonts w:ascii="Times New Roman" w:hAnsi="Times New Roman"/>
        </w:rPr>
        <w:t>/her</w:t>
      </w:r>
      <w:r w:rsidR="00535AC4">
        <w:rPr>
          <w:rFonts w:ascii="Times New Roman" w:hAnsi="Times New Roman"/>
        </w:rPr>
        <w:t xml:space="preserve"> huge points for accomplishing this </w:t>
      </w:r>
      <w:r w:rsidR="008F0B40">
        <w:rPr>
          <w:rFonts w:ascii="Times New Roman" w:hAnsi="Times New Roman"/>
        </w:rPr>
        <w:t>mission. However, his</w:t>
      </w:r>
      <w:r w:rsidR="009548A2">
        <w:rPr>
          <w:rFonts w:ascii="Times New Roman" w:hAnsi="Times New Roman"/>
        </w:rPr>
        <w:t>/her</w:t>
      </w:r>
      <w:r w:rsidR="008F0B40">
        <w:rPr>
          <w:rFonts w:ascii="Times New Roman" w:hAnsi="Times New Roman"/>
        </w:rPr>
        <w:t xml:space="preserve"> whole learning process is still not completed.</w:t>
      </w:r>
      <w:r w:rsidR="00F840F2">
        <w:rPr>
          <w:rFonts w:ascii="Times New Roman" w:hAnsi="Times New Roman"/>
        </w:rPr>
        <w:t xml:space="preserve"> Most people </w:t>
      </w:r>
      <w:r w:rsidR="00F8408C">
        <w:rPr>
          <w:rFonts w:ascii="Times New Roman" w:hAnsi="Times New Roman"/>
        </w:rPr>
        <w:t>cannot master doing some</w:t>
      </w:r>
      <w:r w:rsidR="00380AD6">
        <w:rPr>
          <w:rFonts w:ascii="Times New Roman" w:hAnsi="Times New Roman"/>
        </w:rPr>
        <w:t xml:space="preserve">thing </w:t>
      </w:r>
      <w:r w:rsidR="009C560D">
        <w:rPr>
          <w:rFonts w:ascii="Times New Roman" w:hAnsi="Times New Roman"/>
        </w:rPr>
        <w:t xml:space="preserve">just </w:t>
      </w:r>
      <w:r w:rsidR="00380AD6">
        <w:rPr>
          <w:rFonts w:ascii="Times New Roman" w:hAnsi="Times New Roman"/>
        </w:rPr>
        <w:t>from</w:t>
      </w:r>
      <w:r w:rsidR="00F8408C">
        <w:rPr>
          <w:rFonts w:ascii="Times New Roman" w:hAnsi="Times New Roman"/>
        </w:rPr>
        <w:t xml:space="preserve"> the first </w:t>
      </w:r>
      <w:r w:rsidR="00380AD6">
        <w:rPr>
          <w:rFonts w:ascii="Times New Roman" w:hAnsi="Times New Roman"/>
        </w:rPr>
        <w:t>try</w:t>
      </w:r>
      <w:r w:rsidR="0095778D">
        <w:rPr>
          <w:rFonts w:ascii="Times New Roman" w:hAnsi="Times New Roman"/>
        </w:rPr>
        <w:t>.</w:t>
      </w:r>
      <w:r w:rsidR="00380AD6">
        <w:rPr>
          <w:rFonts w:ascii="Times New Roman" w:hAnsi="Times New Roman"/>
        </w:rPr>
        <w:t xml:space="preserve"> </w:t>
      </w:r>
      <w:r w:rsidR="0095778D">
        <w:rPr>
          <w:rFonts w:ascii="Times New Roman" w:hAnsi="Times New Roman"/>
        </w:rPr>
        <w:t>Therefore,</w:t>
      </w:r>
      <w:r w:rsidR="00380AD6">
        <w:rPr>
          <w:rFonts w:ascii="Times New Roman" w:hAnsi="Times New Roman"/>
        </w:rPr>
        <w:t xml:space="preserve"> the chef must do it again.</w:t>
      </w:r>
      <w:r w:rsidR="008F0B40">
        <w:rPr>
          <w:rFonts w:ascii="Times New Roman" w:hAnsi="Times New Roman"/>
        </w:rPr>
        <w:t xml:space="preserve"> </w:t>
      </w:r>
      <w:r w:rsidR="00D13D76">
        <w:rPr>
          <w:rFonts w:ascii="Times New Roman" w:hAnsi="Times New Roman"/>
        </w:rPr>
        <w:t>At the second time of learning, he</w:t>
      </w:r>
      <w:r w:rsidR="00E940E6">
        <w:rPr>
          <w:rFonts w:ascii="Times New Roman" w:hAnsi="Times New Roman"/>
        </w:rPr>
        <w:t>/she</w:t>
      </w:r>
      <w:r w:rsidR="00D13D76">
        <w:rPr>
          <w:rFonts w:ascii="Times New Roman" w:hAnsi="Times New Roman"/>
        </w:rPr>
        <w:t xml:space="preserve"> may do some mistakes again, but,</w:t>
      </w:r>
      <w:r w:rsidR="00B7110A">
        <w:rPr>
          <w:rFonts w:ascii="Times New Roman" w:hAnsi="Times New Roman"/>
        </w:rPr>
        <w:t xml:space="preserve"> ideally, he</w:t>
      </w:r>
      <w:r w:rsidR="00E940E6">
        <w:rPr>
          <w:rFonts w:ascii="Times New Roman" w:hAnsi="Times New Roman"/>
        </w:rPr>
        <w:t>/she</w:t>
      </w:r>
      <w:r w:rsidR="00B7110A">
        <w:rPr>
          <w:rFonts w:ascii="Times New Roman" w:hAnsi="Times New Roman"/>
        </w:rPr>
        <w:t xml:space="preserve"> will do better than the first time. Each </w:t>
      </w:r>
      <w:r w:rsidR="006608C9">
        <w:rPr>
          <w:rFonts w:ascii="Times New Roman" w:hAnsi="Times New Roman"/>
        </w:rPr>
        <w:t>time the chef tries is called epoch</w:t>
      </w:r>
      <w:r w:rsidR="00E940E6">
        <w:rPr>
          <w:rFonts w:ascii="Times New Roman" w:hAnsi="Times New Roman"/>
        </w:rPr>
        <w:t xml:space="preserve"> in machine learning</w:t>
      </w:r>
      <w:r w:rsidR="006608C9">
        <w:rPr>
          <w:rFonts w:ascii="Times New Roman" w:hAnsi="Times New Roman"/>
        </w:rPr>
        <w:t xml:space="preserve">. A strong reinforcement program </w:t>
      </w:r>
      <w:r w:rsidR="007A2C49">
        <w:rPr>
          <w:rFonts w:ascii="Times New Roman" w:hAnsi="Times New Roman"/>
        </w:rPr>
        <w:t xml:space="preserve">usually requires more than millions of epochs to master the task. </w:t>
      </w:r>
      <w:r w:rsidR="00D8114E">
        <w:rPr>
          <w:rFonts w:ascii="Times New Roman" w:hAnsi="Times New Roman"/>
        </w:rPr>
        <w:t>It is like a person</w:t>
      </w:r>
      <w:r w:rsidR="0043743D">
        <w:rPr>
          <w:rFonts w:ascii="Times New Roman" w:hAnsi="Times New Roman"/>
        </w:rPr>
        <w:t>, who learns to play the piano,</w:t>
      </w:r>
      <w:r w:rsidR="00D8114E">
        <w:rPr>
          <w:rFonts w:ascii="Times New Roman" w:hAnsi="Times New Roman"/>
        </w:rPr>
        <w:t xml:space="preserve"> who needs to practice repeatedly to </w:t>
      </w:r>
      <w:r w:rsidR="0043743D">
        <w:rPr>
          <w:rFonts w:ascii="Times New Roman" w:hAnsi="Times New Roman"/>
        </w:rPr>
        <w:t>master the instrument. If the chef successfully does better in his</w:t>
      </w:r>
      <w:r w:rsidR="007D490D">
        <w:rPr>
          <w:rFonts w:ascii="Times New Roman" w:hAnsi="Times New Roman"/>
        </w:rPr>
        <w:t>/her</w:t>
      </w:r>
      <w:r w:rsidR="0043743D">
        <w:rPr>
          <w:rFonts w:ascii="Times New Roman" w:hAnsi="Times New Roman"/>
        </w:rPr>
        <w:t xml:space="preserve"> second try than his</w:t>
      </w:r>
      <w:r w:rsidR="007D490D">
        <w:rPr>
          <w:rFonts w:ascii="Times New Roman" w:hAnsi="Times New Roman"/>
        </w:rPr>
        <w:t>/her</w:t>
      </w:r>
      <w:r w:rsidR="0043743D">
        <w:rPr>
          <w:rFonts w:ascii="Times New Roman" w:hAnsi="Times New Roman"/>
        </w:rPr>
        <w:t xml:space="preserve"> first try, the point</w:t>
      </w:r>
      <w:r w:rsidR="00095DF8">
        <w:rPr>
          <w:rFonts w:ascii="Times New Roman" w:hAnsi="Times New Roman"/>
        </w:rPr>
        <w:t>s he</w:t>
      </w:r>
      <w:r w:rsidR="007D490D">
        <w:rPr>
          <w:rFonts w:ascii="Times New Roman" w:hAnsi="Times New Roman"/>
        </w:rPr>
        <w:t>/she</w:t>
      </w:r>
      <w:r w:rsidR="00095DF8">
        <w:rPr>
          <w:rFonts w:ascii="Times New Roman" w:hAnsi="Times New Roman"/>
        </w:rPr>
        <w:t xml:space="preserve"> lost will be smaller than the first time, so his</w:t>
      </w:r>
      <w:r w:rsidR="007D490D">
        <w:rPr>
          <w:rFonts w:ascii="Times New Roman" w:hAnsi="Times New Roman"/>
        </w:rPr>
        <w:t>/her</w:t>
      </w:r>
      <w:r w:rsidR="00095DF8">
        <w:rPr>
          <w:rFonts w:ascii="Times New Roman" w:hAnsi="Times New Roman"/>
        </w:rPr>
        <w:t xml:space="preserve"> total points </w:t>
      </w:r>
      <w:r w:rsidR="00095DF8">
        <w:rPr>
          <w:rFonts w:ascii="Times New Roman" w:hAnsi="Times New Roman"/>
        </w:rPr>
        <w:lastRenderedPageBreak/>
        <w:t>will be higher.</w:t>
      </w:r>
      <w:r w:rsidR="007D490D">
        <w:rPr>
          <w:rFonts w:ascii="Times New Roman" w:hAnsi="Times New Roman"/>
        </w:rPr>
        <w:t xml:space="preserve"> </w:t>
      </w:r>
      <w:r w:rsidR="00677C93">
        <w:rPr>
          <w:rFonts w:ascii="Times New Roman" w:hAnsi="Times New Roman"/>
        </w:rPr>
        <w:t xml:space="preserve">Eventually, the chef will get a very high score that indicates him/her </w:t>
      </w:r>
      <w:r w:rsidR="00197FEB">
        <w:rPr>
          <w:rFonts w:ascii="Times New Roman" w:hAnsi="Times New Roman"/>
        </w:rPr>
        <w:t>successfully</w:t>
      </w:r>
      <w:r w:rsidR="006C69F0">
        <w:rPr>
          <w:rFonts w:ascii="Times New Roman" w:hAnsi="Times New Roman"/>
        </w:rPr>
        <w:t xml:space="preserve"> </w:t>
      </w:r>
      <w:r w:rsidR="004E6759">
        <w:rPr>
          <w:rFonts w:ascii="Times New Roman" w:hAnsi="Times New Roman"/>
        </w:rPr>
        <w:t>the task is accomplished</w:t>
      </w:r>
      <w:commentRangeStart w:id="39"/>
      <w:r w:rsidR="00197FEB">
        <w:rPr>
          <w:rFonts w:ascii="Times New Roman" w:hAnsi="Times New Roman"/>
        </w:rPr>
        <w:t>.</w:t>
      </w:r>
      <w:commentRangeEnd w:id="39"/>
      <w:r w:rsidR="005C7481">
        <w:rPr>
          <w:rStyle w:val="CommentReference"/>
        </w:rPr>
        <w:commentReference w:id="39"/>
      </w:r>
    </w:p>
    <w:p w14:paraId="292DF44E" w14:textId="028EC58F" w:rsidR="00897000" w:rsidRDefault="00404EEF" w:rsidP="00860FE9">
      <w:pPr>
        <w:spacing w:line="480" w:lineRule="auto"/>
        <w:ind w:firstLine="720"/>
        <w:rPr>
          <w:rFonts w:ascii="Times New Roman" w:hAnsi="Times New Roman"/>
        </w:rPr>
      </w:pPr>
      <w:r>
        <w:rPr>
          <w:rFonts w:ascii="Times New Roman" w:hAnsi="Times New Roman"/>
        </w:rPr>
        <w:t xml:space="preserve">PID </w:t>
      </w:r>
      <w:r w:rsidR="00AA13DD">
        <w:rPr>
          <w:rFonts w:ascii="Times New Roman" w:hAnsi="Times New Roman"/>
        </w:rPr>
        <w:t>model also applies to this situation.</w:t>
      </w:r>
      <w:r w:rsidR="00897000">
        <w:rPr>
          <w:rFonts w:ascii="Times New Roman" w:hAnsi="Times New Roman"/>
        </w:rPr>
        <w:t xml:space="preserve"> </w:t>
      </w:r>
      <w:r w:rsidR="00795402">
        <w:rPr>
          <w:rFonts w:ascii="Times New Roman" w:hAnsi="Times New Roman"/>
        </w:rPr>
        <w:t xml:space="preserve">Three components of PID model are working together; it is not step-by-step. </w:t>
      </w:r>
      <w:r w:rsidR="00A570B1">
        <w:rPr>
          <w:rFonts w:ascii="Times New Roman" w:hAnsi="Times New Roman"/>
        </w:rPr>
        <w:t>In proportion control,</w:t>
      </w:r>
      <w:r w:rsidR="00EB7006">
        <w:rPr>
          <w:rFonts w:ascii="Times New Roman" w:hAnsi="Times New Roman"/>
        </w:rPr>
        <w:t xml:space="preserve"> it means the proportion between error and points the chef loses.</w:t>
      </w:r>
      <w:r w:rsidR="00A570B1">
        <w:rPr>
          <w:rFonts w:ascii="Times New Roman" w:hAnsi="Times New Roman"/>
        </w:rPr>
        <w:t xml:space="preserve"> </w:t>
      </w:r>
      <w:r w:rsidR="00EB7006">
        <w:rPr>
          <w:rFonts w:ascii="Times New Roman" w:hAnsi="Times New Roman"/>
        </w:rPr>
        <w:t>T</w:t>
      </w:r>
      <w:r w:rsidR="00A570B1">
        <w:rPr>
          <w:rFonts w:ascii="Times New Roman" w:hAnsi="Times New Roman"/>
        </w:rPr>
        <w:t xml:space="preserve">he more </w:t>
      </w:r>
      <w:r w:rsidR="005F0B8D">
        <w:rPr>
          <w:rFonts w:ascii="Times New Roman" w:hAnsi="Times New Roman"/>
        </w:rPr>
        <w:t xml:space="preserve">errors the chef makes, the more points the chef will lose. </w:t>
      </w:r>
      <w:r w:rsidR="001957B7">
        <w:rPr>
          <w:rFonts w:ascii="Times New Roman" w:hAnsi="Times New Roman"/>
        </w:rPr>
        <w:t>When the fire is too hot, the chef will get points off</w:t>
      </w:r>
      <w:r w:rsidR="00B22380">
        <w:rPr>
          <w:rFonts w:ascii="Times New Roman" w:hAnsi="Times New Roman"/>
        </w:rPr>
        <w:t xml:space="preserve">. If the temperature is close to the ideal temperature, the less points the chef will lose. </w:t>
      </w:r>
      <w:r w:rsidR="005C00FE">
        <w:rPr>
          <w:rFonts w:ascii="Times New Roman" w:hAnsi="Times New Roman"/>
        </w:rPr>
        <w:t>In integra</w:t>
      </w:r>
      <w:r w:rsidR="00726CF5">
        <w:rPr>
          <w:rFonts w:ascii="Times New Roman" w:hAnsi="Times New Roman"/>
        </w:rPr>
        <w:t>l</w:t>
      </w:r>
      <w:r w:rsidR="005C00FE">
        <w:rPr>
          <w:rFonts w:ascii="Times New Roman" w:hAnsi="Times New Roman"/>
        </w:rPr>
        <w:t xml:space="preserve"> control, </w:t>
      </w:r>
      <w:r w:rsidR="00EB7006">
        <w:rPr>
          <w:rFonts w:ascii="Times New Roman" w:hAnsi="Times New Roman"/>
        </w:rPr>
        <w:t>it means sum</w:t>
      </w:r>
      <w:r w:rsidR="0038145C">
        <w:rPr>
          <w:rFonts w:ascii="Times New Roman" w:hAnsi="Times New Roman"/>
        </w:rPr>
        <w:t>ming</w:t>
      </w:r>
      <w:r w:rsidR="00EB7006">
        <w:rPr>
          <w:rFonts w:ascii="Times New Roman" w:hAnsi="Times New Roman"/>
        </w:rPr>
        <w:t xml:space="preserve"> up. </w:t>
      </w:r>
      <w:r w:rsidR="003D2A88">
        <w:rPr>
          <w:rFonts w:ascii="Times New Roman" w:hAnsi="Times New Roman"/>
        </w:rPr>
        <w:t xml:space="preserve">Every time the chef tries to do something, he/she automatically gets point off. </w:t>
      </w:r>
      <w:r w:rsidR="00690D1F">
        <w:rPr>
          <w:rFonts w:ascii="Times New Roman" w:hAnsi="Times New Roman"/>
        </w:rPr>
        <w:t xml:space="preserve">Assume the chef needs to complete the job </w:t>
      </w:r>
      <w:r w:rsidR="00D674F7">
        <w:rPr>
          <w:rFonts w:ascii="Times New Roman" w:hAnsi="Times New Roman"/>
        </w:rPr>
        <w:t>in</w:t>
      </w:r>
      <w:r w:rsidR="00690D1F">
        <w:rPr>
          <w:rFonts w:ascii="Times New Roman" w:hAnsi="Times New Roman"/>
        </w:rPr>
        <w:t xml:space="preserve"> time, therefore the more time </w:t>
      </w:r>
      <w:r w:rsidR="00EE5BAB">
        <w:rPr>
          <w:rFonts w:ascii="Times New Roman" w:hAnsi="Times New Roman"/>
        </w:rPr>
        <w:t>he/she spends, the more points he/she will lose.</w:t>
      </w:r>
      <w:r w:rsidR="00B22380">
        <w:rPr>
          <w:rFonts w:ascii="Times New Roman" w:hAnsi="Times New Roman"/>
        </w:rPr>
        <w:t xml:space="preserve"> Oppositely, if the chef finishes the task quickly, the less points </w:t>
      </w:r>
      <w:r w:rsidR="00563FD6">
        <w:rPr>
          <w:rFonts w:ascii="Times New Roman" w:hAnsi="Times New Roman"/>
        </w:rPr>
        <w:t>he/she will lose.</w:t>
      </w:r>
      <w:r w:rsidR="00EE5BAB">
        <w:rPr>
          <w:rFonts w:ascii="Times New Roman" w:hAnsi="Times New Roman"/>
        </w:rPr>
        <w:t xml:space="preserve"> In this situation, the losing points will be summed up</w:t>
      </w:r>
      <w:r w:rsidR="00CE53B1">
        <w:rPr>
          <w:rFonts w:ascii="Times New Roman" w:hAnsi="Times New Roman"/>
        </w:rPr>
        <w:t xml:space="preserve">, it </w:t>
      </w:r>
      <w:r w:rsidR="001A3136">
        <w:rPr>
          <w:rFonts w:ascii="Times New Roman" w:hAnsi="Times New Roman"/>
        </w:rPr>
        <w:t>forces</w:t>
      </w:r>
      <w:r w:rsidR="00CE53B1">
        <w:rPr>
          <w:rFonts w:ascii="Times New Roman" w:hAnsi="Times New Roman"/>
        </w:rPr>
        <w:t xml:space="preserve"> the chef to finish the task quickly</w:t>
      </w:r>
      <w:r w:rsidR="001A3136">
        <w:rPr>
          <w:rFonts w:ascii="Times New Roman" w:hAnsi="Times New Roman"/>
        </w:rPr>
        <w:t>.</w:t>
      </w:r>
      <w:r w:rsidR="00CE53B1">
        <w:rPr>
          <w:rFonts w:ascii="Times New Roman" w:hAnsi="Times New Roman"/>
        </w:rPr>
        <w:t xml:space="preserve"> In </w:t>
      </w:r>
      <w:r w:rsidR="002C126F">
        <w:rPr>
          <w:rFonts w:ascii="Times New Roman" w:hAnsi="Times New Roman"/>
        </w:rPr>
        <w:t xml:space="preserve">derivative model, </w:t>
      </w:r>
      <w:r w:rsidR="006715F5">
        <w:rPr>
          <w:rFonts w:ascii="Times New Roman" w:hAnsi="Times New Roman"/>
        </w:rPr>
        <w:t xml:space="preserve">it means the change rate. </w:t>
      </w:r>
      <w:r w:rsidR="00E51973">
        <w:rPr>
          <w:rFonts w:ascii="Times New Roman" w:hAnsi="Times New Roman"/>
        </w:rPr>
        <w:t xml:space="preserve">This model monitors how much does </w:t>
      </w:r>
      <w:r w:rsidR="00563251">
        <w:rPr>
          <w:rFonts w:ascii="Times New Roman" w:hAnsi="Times New Roman"/>
        </w:rPr>
        <w:t xml:space="preserve">the chef change the temperature. </w:t>
      </w:r>
      <w:r w:rsidR="00AC40BA">
        <w:rPr>
          <w:rFonts w:ascii="Times New Roman" w:hAnsi="Times New Roman"/>
        </w:rPr>
        <w:t>If the fire is too high</w:t>
      </w:r>
      <w:r w:rsidR="00322E1D">
        <w:rPr>
          <w:rFonts w:ascii="Times New Roman" w:hAnsi="Times New Roman"/>
        </w:rPr>
        <w:t xml:space="preserve">, and it is turned to too low </w:t>
      </w:r>
      <w:r w:rsidR="00C814E4">
        <w:rPr>
          <w:rFonts w:ascii="Times New Roman" w:hAnsi="Times New Roman"/>
        </w:rPr>
        <w:t>by the chef in a very short time, it means the change rate is too high</w:t>
      </w:r>
      <w:r w:rsidR="00B84BC6">
        <w:rPr>
          <w:rFonts w:ascii="Times New Roman" w:hAnsi="Times New Roman"/>
        </w:rPr>
        <w:t xml:space="preserve"> and the lack of stability</w:t>
      </w:r>
      <w:r w:rsidR="00C814E4">
        <w:rPr>
          <w:rFonts w:ascii="Times New Roman" w:hAnsi="Times New Roman"/>
        </w:rPr>
        <w:t xml:space="preserve">. </w:t>
      </w:r>
      <w:r w:rsidR="0056307F">
        <w:rPr>
          <w:rFonts w:ascii="Times New Roman" w:hAnsi="Times New Roman"/>
        </w:rPr>
        <w:t xml:space="preserve">The chef will also be punished if he/she does this, </w:t>
      </w:r>
      <w:r w:rsidR="0022182E">
        <w:rPr>
          <w:rFonts w:ascii="Times New Roman" w:hAnsi="Times New Roman"/>
        </w:rPr>
        <w:t xml:space="preserve">because </w:t>
      </w:r>
      <w:r w:rsidR="00B84BC6">
        <w:rPr>
          <w:rFonts w:ascii="Times New Roman" w:hAnsi="Times New Roman"/>
        </w:rPr>
        <w:t>cooking requires the fire to be stable.</w:t>
      </w:r>
      <w:r w:rsidR="0035187F">
        <w:rPr>
          <w:rFonts w:ascii="Times New Roman" w:hAnsi="Times New Roman"/>
        </w:rPr>
        <w:t xml:space="preserve"> However, this model </w:t>
      </w:r>
      <w:r w:rsidR="00851633">
        <w:rPr>
          <w:rFonts w:ascii="Times New Roman" w:hAnsi="Times New Roman"/>
        </w:rPr>
        <w:t>seems to</w:t>
      </w:r>
      <w:r w:rsidR="0035187F">
        <w:rPr>
          <w:rFonts w:ascii="Times New Roman" w:hAnsi="Times New Roman"/>
        </w:rPr>
        <w:t xml:space="preserve"> </w:t>
      </w:r>
      <w:r w:rsidR="00851633">
        <w:rPr>
          <w:rFonts w:ascii="Times New Roman" w:hAnsi="Times New Roman"/>
        </w:rPr>
        <w:t>add up the punishing points</w:t>
      </w:r>
      <w:r w:rsidR="00E36998">
        <w:rPr>
          <w:rFonts w:ascii="Times New Roman" w:hAnsi="Times New Roman"/>
        </w:rPr>
        <w:t xml:space="preserve"> with proportion model, because the chef must </w:t>
      </w:r>
      <w:r w:rsidR="006D53E6">
        <w:rPr>
          <w:rFonts w:ascii="Times New Roman" w:hAnsi="Times New Roman"/>
        </w:rPr>
        <w:t>cool down the temperature more when it is too hot, which brings a very big change rate.</w:t>
      </w:r>
      <w:r w:rsidR="007A0D79">
        <w:rPr>
          <w:rFonts w:ascii="Times New Roman" w:hAnsi="Times New Roman"/>
        </w:rPr>
        <w:t xml:space="preserve"> Indeed, according to the article</w:t>
      </w:r>
      <w:r w:rsidR="002A13E7">
        <w:rPr>
          <w:rFonts w:ascii="Times New Roman" w:hAnsi="Times New Roman"/>
        </w:rPr>
        <w:t xml:space="preserve"> </w:t>
      </w:r>
      <w:r w:rsidR="006C6A43" w:rsidRPr="006C6A43">
        <w:rPr>
          <w:rFonts w:ascii="Times New Roman" w:hAnsi="Times New Roman"/>
          <w:vertAlign w:val="superscript"/>
        </w:rPr>
        <w:t>[</w:t>
      </w:r>
      <w:r w:rsidR="009237D3">
        <w:rPr>
          <w:rFonts w:ascii="Times New Roman" w:hAnsi="Times New Roman"/>
          <w:vertAlign w:val="superscript"/>
        </w:rPr>
        <w:t>7</w:t>
      </w:r>
      <w:r w:rsidR="006C6A43" w:rsidRPr="006C6A43">
        <w:rPr>
          <w:rFonts w:ascii="Times New Roman" w:hAnsi="Times New Roman"/>
          <w:vertAlign w:val="superscript"/>
        </w:rPr>
        <w:t>]</w:t>
      </w:r>
      <w:r w:rsidR="00F546E1">
        <w:rPr>
          <w:rFonts w:ascii="Times New Roman" w:hAnsi="Times New Roman"/>
        </w:rPr>
        <w:t xml:space="preserve"> from </w:t>
      </w:r>
      <w:proofErr w:type="spellStart"/>
      <w:r w:rsidR="00F546E1">
        <w:rPr>
          <w:rFonts w:ascii="Times New Roman" w:hAnsi="Times New Roman"/>
        </w:rPr>
        <w:t>Dataforth</w:t>
      </w:r>
      <w:proofErr w:type="spellEnd"/>
      <w:r w:rsidR="006C6A43">
        <w:rPr>
          <w:rFonts w:ascii="Times New Roman" w:hAnsi="Times New Roman"/>
        </w:rPr>
        <w:t>, proportion and derivative are usually working together.</w:t>
      </w:r>
      <w:r w:rsidR="00E11691">
        <w:rPr>
          <w:rFonts w:ascii="Times New Roman" w:hAnsi="Times New Roman"/>
        </w:rPr>
        <w:t xml:space="preserve"> </w:t>
      </w:r>
      <w:r w:rsidR="002A13E7">
        <w:rPr>
          <w:rFonts w:ascii="Times New Roman" w:hAnsi="Times New Roman"/>
        </w:rPr>
        <w:t>The</w:t>
      </w:r>
      <w:r w:rsidR="00E11691">
        <w:rPr>
          <w:rFonts w:ascii="Times New Roman" w:hAnsi="Times New Roman"/>
        </w:rPr>
        <w:t xml:space="preserve"> de</w:t>
      </w:r>
      <w:r w:rsidR="009521CF">
        <w:rPr>
          <w:rFonts w:ascii="Times New Roman" w:hAnsi="Times New Roman"/>
        </w:rPr>
        <w:t>rivate model can protect when the temperature is right, then the chef should keep the stability</w:t>
      </w:r>
      <w:r w:rsidR="00B36F23">
        <w:rPr>
          <w:rFonts w:ascii="Times New Roman" w:hAnsi="Times New Roman"/>
        </w:rPr>
        <w:t>. If chef still tries to turn the right temperature to</w:t>
      </w:r>
      <w:r w:rsidR="00FD79D2">
        <w:rPr>
          <w:rFonts w:ascii="Times New Roman" w:hAnsi="Times New Roman"/>
        </w:rPr>
        <w:t xml:space="preserve"> be</w:t>
      </w:r>
      <w:r w:rsidR="00B36F23">
        <w:rPr>
          <w:rFonts w:ascii="Times New Roman" w:hAnsi="Times New Roman"/>
        </w:rPr>
        <w:t xml:space="preserve"> </w:t>
      </w:r>
      <w:r w:rsidR="00687441">
        <w:rPr>
          <w:rFonts w:ascii="Times New Roman" w:hAnsi="Times New Roman"/>
        </w:rPr>
        <w:t>high</w:t>
      </w:r>
      <w:r w:rsidR="00406367">
        <w:rPr>
          <w:rFonts w:ascii="Times New Roman" w:hAnsi="Times New Roman"/>
        </w:rPr>
        <w:t>er</w:t>
      </w:r>
      <w:r w:rsidR="00687441">
        <w:rPr>
          <w:rFonts w:ascii="Times New Roman" w:hAnsi="Times New Roman"/>
        </w:rPr>
        <w:t xml:space="preserve"> or low</w:t>
      </w:r>
      <w:r w:rsidR="00406367">
        <w:rPr>
          <w:rFonts w:ascii="Times New Roman" w:hAnsi="Times New Roman"/>
        </w:rPr>
        <w:t>er</w:t>
      </w:r>
      <w:r w:rsidR="00687441">
        <w:rPr>
          <w:rFonts w:ascii="Times New Roman" w:hAnsi="Times New Roman"/>
        </w:rPr>
        <w:t>, it brings instability, then he/she should be punished by derivat</w:t>
      </w:r>
      <w:r w:rsidR="00996827">
        <w:rPr>
          <w:rFonts w:ascii="Times New Roman" w:hAnsi="Times New Roman"/>
        </w:rPr>
        <w:t>ive</w:t>
      </w:r>
      <w:r w:rsidR="00687441">
        <w:rPr>
          <w:rFonts w:ascii="Times New Roman" w:hAnsi="Times New Roman"/>
        </w:rPr>
        <w:t xml:space="preserve"> model.</w:t>
      </w:r>
      <w:r w:rsidR="002A13E7">
        <w:rPr>
          <w:rFonts w:ascii="Times New Roman" w:hAnsi="Times New Roman"/>
        </w:rPr>
        <w:t xml:space="preserve"> On the other hand, it can also make sure when the temperature is just little higher or lower than the target temperature, </w:t>
      </w:r>
      <w:r w:rsidR="004A0D05">
        <w:rPr>
          <w:rFonts w:ascii="Times New Roman" w:hAnsi="Times New Roman"/>
        </w:rPr>
        <w:t xml:space="preserve">the chef will not over </w:t>
      </w:r>
      <w:r w:rsidR="00FD79D2">
        <w:rPr>
          <w:rFonts w:ascii="Times New Roman" w:hAnsi="Times New Roman"/>
        </w:rPr>
        <w:t>turn</w:t>
      </w:r>
      <w:r w:rsidR="004A0D05">
        <w:rPr>
          <w:rFonts w:ascii="Times New Roman" w:hAnsi="Times New Roman"/>
        </w:rPr>
        <w:t xml:space="preserve"> the temperature to too low or too high</w:t>
      </w:r>
      <w:r w:rsidR="00756F98">
        <w:rPr>
          <w:rFonts w:ascii="Times New Roman" w:hAnsi="Times New Roman"/>
        </w:rPr>
        <w:t>, or he/she will be penalized due to huge difference.</w:t>
      </w:r>
    </w:p>
    <w:p w14:paraId="14C45E1C" w14:textId="1D374016" w:rsidR="00533A57" w:rsidRDefault="00533A57" w:rsidP="00860FE9">
      <w:pPr>
        <w:spacing w:line="480" w:lineRule="auto"/>
        <w:ind w:firstLine="720"/>
        <w:rPr>
          <w:rFonts w:ascii="Times New Roman" w:hAnsi="Times New Roman"/>
        </w:rPr>
      </w:pPr>
      <w:r>
        <w:rPr>
          <w:rFonts w:ascii="Times New Roman" w:hAnsi="Times New Roman"/>
        </w:rPr>
        <w:lastRenderedPageBreak/>
        <w:t xml:space="preserve">In conclusion, the algorithm of reinforcement learning </w:t>
      </w:r>
      <w:r w:rsidR="009E6730">
        <w:rPr>
          <w:rFonts w:ascii="Times New Roman" w:hAnsi="Times New Roman"/>
        </w:rPr>
        <w:t>focuses</w:t>
      </w:r>
      <w:r w:rsidR="00213CD0">
        <w:rPr>
          <w:rFonts w:ascii="Times New Roman" w:hAnsi="Times New Roman"/>
        </w:rPr>
        <w:t xml:space="preserve"> more</w:t>
      </w:r>
      <w:r w:rsidR="009E6730">
        <w:rPr>
          <w:rFonts w:ascii="Times New Roman" w:hAnsi="Times New Roman"/>
        </w:rPr>
        <w:t xml:space="preserve"> on</w:t>
      </w:r>
      <w:r>
        <w:rPr>
          <w:rFonts w:ascii="Times New Roman" w:hAnsi="Times New Roman"/>
        </w:rPr>
        <w:t xml:space="preserve"> </w:t>
      </w:r>
      <w:r w:rsidR="00390A41">
        <w:rPr>
          <w:rFonts w:ascii="Times New Roman" w:hAnsi="Times New Roman"/>
        </w:rPr>
        <w:t xml:space="preserve">how the program learns to play the game and how the neural network </w:t>
      </w:r>
      <w:r w:rsidR="00427119">
        <w:rPr>
          <w:rFonts w:ascii="Times New Roman" w:hAnsi="Times New Roman"/>
        </w:rPr>
        <w:t xml:space="preserve">been built. The PID model provides how to reward or punish </w:t>
      </w:r>
      <w:r w:rsidR="002D142C">
        <w:rPr>
          <w:rFonts w:ascii="Times New Roman" w:hAnsi="Times New Roman"/>
        </w:rPr>
        <w:t>agent when it does good or bad things</w:t>
      </w:r>
      <w:r w:rsidR="00496289">
        <w:rPr>
          <w:rFonts w:ascii="Times New Roman" w:hAnsi="Times New Roman"/>
        </w:rPr>
        <w:t xml:space="preserve">, </w:t>
      </w:r>
      <w:r w:rsidR="006503B8">
        <w:rPr>
          <w:rFonts w:ascii="Times New Roman" w:hAnsi="Times New Roman"/>
        </w:rPr>
        <w:t>which</w:t>
      </w:r>
      <w:r w:rsidR="00496289">
        <w:rPr>
          <w:rFonts w:ascii="Times New Roman" w:hAnsi="Times New Roman"/>
        </w:rPr>
        <w:t xml:space="preserve"> focuses more on scoring system</w:t>
      </w:r>
      <w:r w:rsidR="001957B7">
        <w:rPr>
          <w:rFonts w:ascii="Times New Roman" w:hAnsi="Times New Roman"/>
        </w:rPr>
        <w:t>.</w:t>
      </w:r>
    </w:p>
    <w:p w14:paraId="22447AE1" w14:textId="77777777" w:rsidR="001B76B8" w:rsidRDefault="001B76B8" w:rsidP="00860FE9">
      <w:pPr>
        <w:spacing w:line="480" w:lineRule="auto"/>
        <w:ind w:firstLine="720"/>
        <w:rPr>
          <w:rFonts w:ascii="Times New Roman" w:hAnsi="Times New Roman"/>
        </w:rPr>
      </w:pPr>
    </w:p>
    <w:p w14:paraId="2E27B6CA" w14:textId="6CF8D48F" w:rsidR="009E6730" w:rsidRDefault="001B76B8" w:rsidP="000633D1">
      <w:pPr>
        <w:pStyle w:val="Heading4"/>
      </w:pPr>
      <w:r>
        <w:t>3.</w:t>
      </w:r>
      <w:r w:rsidR="006150F1">
        <w:t>4</w:t>
      </w:r>
      <w:r w:rsidR="000D319B">
        <w:t>.2</w:t>
      </w:r>
      <w:r>
        <w:t xml:space="preserve"> </w:t>
      </w:r>
      <w:r w:rsidR="00306293">
        <w:t>Details of the Agent</w:t>
      </w:r>
    </w:p>
    <w:p w14:paraId="2A49A4F2" w14:textId="211AE89B" w:rsidR="001B76B8" w:rsidRDefault="001B76B8" w:rsidP="001B76B8"/>
    <w:p w14:paraId="5E8F2BC6" w14:textId="4201813D" w:rsidR="001B76B8" w:rsidRDefault="001B76B8" w:rsidP="00993663">
      <w:pPr>
        <w:spacing w:line="480" w:lineRule="auto"/>
        <w:rPr>
          <w:rFonts w:ascii="Times New Roman" w:hAnsi="Times New Roman" w:cs="Times New Roman"/>
        </w:rPr>
      </w:pPr>
      <w:r w:rsidRPr="00993663">
        <w:rPr>
          <w:rFonts w:ascii="Times New Roman" w:hAnsi="Times New Roman" w:cs="Times New Roman"/>
        </w:rPr>
        <w:tab/>
      </w:r>
      <w:r w:rsidR="0087572F" w:rsidRPr="00993663">
        <w:rPr>
          <w:rFonts w:ascii="Times New Roman" w:hAnsi="Times New Roman" w:cs="Times New Roman"/>
        </w:rPr>
        <w:t xml:space="preserve">Initially, the agent </w:t>
      </w:r>
      <w:r w:rsidR="00735B71">
        <w:rPr>
          <w:rFonts w:ascii="Times New Roman" w:hAnsi="Times New Roman" w:cs="Times New Roman"/>
        </w:rPr>
        <w:t>is</w:t>
      </w:r>
      <w:r w:rsidR="00735B71" w:rsidRPr="00993663">
        <w:rPr>
          <w:rFonts w:ascii="Times New Roman" w:hAnsi="Times New Roman" w:cs="Times New Roman"/>
        </w:rPr>
        <w:t xml:space="preserve"> </w:t>
      </w:r>
      <w:r w:rsidR="0087572F" w:rsidRPr="00993663">
        <w:rPr>
          <w:rFonts w:ascii="Times New Roman" w:hAnsi="Times New Roman" w:cs="Times New Roman"/>
        </w:rPr>
        <w:t xml:space="preserve">very </w:t>
      </w:r>
      <w:r w:rsidR="00735B71">
        <w:rPr>
          <w:rFonts w:ascii="Times New Roman" w:hAnsi="Times New Roman" w:cs="Times New Roman"/>
        </w:rPr>
        <w:t>naive</w:t>
      </w:r>
      <w:r w:rsidR="00735B71" w:rsidRPr="00993663">
        <w:rPr>
          <w:rFonts w:ascii="Times New Roman" w:hAnsi="Times New Roman" w:cs="Times New Roman"/>
        </w:rPr>
        <w:t xml:space="preserve"> </w:t>
      </w:r>
      <w:r w:rsidR="0087572F" w:rsidRPr="00993663">
        <w:rPr>
          <w:rFonts w:ascii="Times New Roman" w:hAnsi="Times New Roman" w:cs="Times New Roman"/>
        </w:rPr>
        <w:t>at the start of the program. It can see</w:t>
      </w:r>
      <w:r w:rsidR="00C241EC" w:rsidRPr="00993663">
        <w:rPr>
          <w:rFonts w:ascii="Times New Roman" w:hAnsi="Times New Roman" w:cs="Times New Roman"/>
        </w:rPr>
        <w:t xml:space="preserve"> the objects in fr</w:t>
      </w:r>
      <w:r w:rsidR="00993663" w:rsidRPr="00993663">
        <w:rPr>
          <w:rFonts w:ascii="Times New Roman" w:hAnsi="Times New Roman" w:cs="Times New Roman"/>
        </w:rPr>
        <w:t>o</w:t>
      </w:r>
      <w:r w:rsidR="00C241EC" w:rsidRPr="00993663">
        <w:rPr>
          <w:rFonts w:ascii="Times New Roman" w:hAnsi="Times New Roman" w:cs="Times New Roman"/>
        </w:rPr>
        <w:t>nt of or behind</w:t>
      </w:r>
      <w:r w:rsidR="00993663">
        <w:rPr>
          <w:rFonts w:ascii="Times New Roman" w:hAnsi="Times New Roman" w:cs="Times New Roman"/>
        </w:rPr>
        <w:t xml:space="preserve"> the agent. However, it does</w:t>
      </w:r>
      <w:r w:rsidR="00FA44D3">
        <w:rPr>
          <w:rFonts w:ascii="Times New Roman" w:hAnsi="Times New Roman" w:cs="Times New Roman"/>
        </w:rPr>
        <w:t xml:space="preserve"> not</w:t>
      </w:r>
      <w:r w:rsidR="00993663">
        <w:rPr>
          <w:rFonts w:ascii="Times New Roman" w:hAnsi="Times New Roman" w:cs="Times New Roman"/>
        </w:rPr>
        <w:t xml:space="preserve"> know </w:t>
      </w:r>
      <w:r w:rsidR="0049149B">
        <w:rPr>
          <w:rFonts w:ascii="Times New Roman" w:hAnsi="Times New Roman" w:cs="Times New Roman"/>
        </w:rPr>
        <w:t xml:space="preserve">what the game object exactly is when the game starts. </w:t>
      </w:r>
      <w:r w:rsidR="00745C60">
        <w:rPr>
          <w:rFonts w:ascii="Times New Roman" w:hAnsi="Times New Roman" w:cs="Times New Roman"/>
        </w:rPr>
        <w:t>Therefore, it may try to collide anything at the beginning. For example, the car can see a fence in front of the car, but it will still try to go to the fence</w:t>
      </w:r>
      <w:r w:rsidR="00100ED7">
        <w:rPr>
          <w:rFonts w:ascii="Times New Roman" w:hAnsi="Times New Roman" w:cs="Times New Roman"/>
        </w:rPr>
        <w:t xml:space="preserve"> due to </w:t>
      </w:r>
      <w:r w:rsidR="00735B71">
        <w:rPr>
          <w:rFonts w:ascii="Times New Roman" w:hAnsi="Times New Roman" w:cs="Times New Roman"/>
        </w:rPr>
        <w:t xml:space="preserve">that </w:t>
      </w:r>
      <w:r w:rsidR="00100ED7">
        <w:rPr>
          <w:rFonts w:ascii="Times New Roman" w:hAnsi="Times New Roman" w:cs="Times New Roman"/>
        </w:rPr>
        <w:t xml:space="preserve">it knows nothing about the environment. The </w:t>
      </w:r>
      <w:r w:rsidR="007732D4">
        <w:rPr>
          <w:rFonts w:ascii="Times New Roman" w:hAnsi="Times New Roman" w:cs="Times New Roman"/>
        </w:rPr>
        <w:t>system does</w:t>
      </w:r>
      <w:r w:rsidR="005F3C32">
        <w:rPr>
          <w:rFonts w:ascii="Times New Roman" w:hAnsi="Times New Roman" w:cs="Times New Roman"/>
        </w:rPr>
        <w:t xml:space="preserve"> not</w:t>
      </w:r>
      <w:r w:rsidR="007732D4">
        <w:rPr>
          <w:rFonts w:ascii="Times New Roman" w:hAnsi="Times New Roman" w:cs="Times New Roman"/>
        </w:rPr>
        <w:t xml:space="preserve"> directly tell the agent that it must avoid any fence. It is the scoring system’s responsibility to </w:t>
      </w:r>
      <w:r w:rsidR="00560164">
        <w:rPr>
          <w:rFonts w:ascii="Times New Roman" w:hAnsi="Times New Roman" w:cs="Times New Roman"/>
        </w:rPr>
        <w:t xml:space="preserve">indirectly </w:t>
      </w:r>
      <w:r w:rsidR="007732D4">
        <w:rPr>
          <w:rFonts w:ascii="Times New Roman" w:hAnsi="Times New Roman" w:cs="Times New Roman"/>
        </w:rPr>
        <w:t xml:space="preserve">tell the agent </w:t>
      </w:r>
      <w:r w:rsidR="00570A05">
        <w:rPr>
          <w:rFonts w:ascii="Times New Roman" w:hAnsi="Times New Roman" w:cs="Times New Roman"/>
        </w:rPr>
        <w:t xml:space="preserve">where it should go. </w:t>
      </w:r>
    </w:p>
    <w:p w14:paraId="19B7A0ED" w14:textId="72896653" w:rsidR="00671513" w:rsidRDefault="00DC4964" w:rsidP="00993663">
      <w:pPr>
        <w:spacing w:line="480" w:lineRule="auto"/>
        <w:rPr>
          <w:rFonts w:ascii="Times New Roman" w:hAnsi="Times New Roman" w:cs="Times New Roman"/>
        </w:rPr>
      </w:pPr>
      <w:r>
        <w:rPr>
          <w:rFonts w:ascii="Times New Roman" w:hAnsi="Times New Roman" w:cs="Times New Roman"/>
        </w:rPr>
        <w:tab/>
        <w:t xml:space="preserve">The vision of car is achieved with ray detection algorithm. The car </w:t>
      </w:r>
      <w:r w:rsidR="00BD16C7">
        <w:rPr>
          <w:rFonts w:ascii="Times New Roman" w:hAnsi="Times New Roman" w:cs="Times New Roman"/>
        </w:rPr>
        <w:t>emits many rays forward or back</w:t>
      </w:r>
      <w:r w:rsidR="005249A1">
        <w:rPr>
          <w:rFonts w:ascii="Times New Roman" w:hAnsi="Times New Roman" w:cs="Times New Roman"/>
        </w:rPr>
        <w:t>ward with a fixed length, which mean</w:t>
      </w:r>
      <w:r w:rsidR="00D70A91">
        <w:rPr>
          <w:rFonts w:ascii="Times New Roman" w:hAnsi="Times New Roman" w:cs="Times New Roman"/>
        </w:rPr>
        <w:t>s</w:t>
      </w:r>
      <w:r w:rsidR="005249A1">
        <w:rPr>
          <w:rFonts w:ascii="Times New Roman" w:hAnsi="Times New Roman" w:cs="Times New Roman"/>
        </w:rPr>
        <w:t xml:space="preserve"> how long the car can see. Then, the collision system of Unity3D engine will </w:t>
      </w:r>
      <w:r w:rsidR="00A9457F">
        <w:rPr>
          <w:rFonts w:ascii="Times New Roman" w:hAnsi="Times New Roman" w:cs="Times New Roman"/>
        </w:rPr>
        <w:t xml:space="preserve">check </w:t>
      </w:r>
      <w:r w:rsidR="00D70A91">
        <w:rPr>
          <w:rFonts w:ascii="Times New Roman" w:hAnsi="Times New Roman" w:cs="Times New Roman"/>
        </w:rPr>
        <w:t xml:space="preserve">if </w:t>
      </w:r>
      <w:r w:rsidR="00A9457F">
        <w:rPr>
          <w:rFonts w:ascii="Times New Roman" w:hAnsi="Times New Roman" w:cs="Times New Roman"/>
        </w:rPr>
        <w:t>there is one of the rays hitting something</w:t>
      </w:r>
      <w:r w:rsidR="00A64220">
        <w:rPr>
          <w:rFonts w:ascii="Times New Roman" w:hAnsi="Times New Roman" w:cs="Times New Roman"/>
        </w:rPr>
        <w:t xml:space="preserve">. The collision system will send the tag of collided game object back to the car, so </w:t>
      </w:r>
      <w:r w:rsidR="00735B71">
        <w:rPr>
          <w:rFonts w:ascii="Times New Roman" w:hAnsi="Times New Roman" w:cs="Times New Roman"/>
        </w:rPr>
        <w:t xml:space="preserve">that </w:t>
      </w:r>
      <w:r w:rsidR="00A64220">
        <w:rPr>
          <w:rFonts w:ascii="Times New Roman" w:hAnsi="Times New Roman" w:cs="Times New Roman"/>
        </w:rPr>
        <w:t>the car knows the environment it</w:t>
      </w:r>
      <w:r w:rsidR="00776ECC">
        <w:rPr>
          <w:rFonts w:ascii="Times New Roman" w:hAnsi="Times New Roman" w:cs="Times New Roman"/>
        </w:rPr>
        <w:t xml:space="preserve"> is</w:t>
      </w:r>
      <w:r w:rsidR="00A64220">
        <w:rPr>
          <w:rFonts w:ascii="Times New Roman" w:hAnsi="Times New Roman" w:cs="Times New Roman"/>
        </w:rPr>
        <w:t xml:space="preserve"> currently in.</w:t>
      </w:r>
      <w:r w:rsidR="008E3AE8">
        <w:rPr>
          <w:rFonts w:ascii="Times New Roman" w:hAnsi="Times New Roman" w:cs="Times New Roman"/>
        </w:rPr>
        <w:t xml:space="preserve"> </w:t>
      </w:r>
      <w:r w:rsidR="00735B71">
        <w:rPr>
          <w:rFonts w:ascii="Times New Roman" w:hAnsi="Times New Roman" w:cs="Times New Roman"/>
        </w:rPr>
        <w:t xml:space="preserve">Figure 8 </w:t>
      </w:r>
      <w:r w:rsidR="008E3AE8">
        <w:rPr>
          <w:rFonts w:ascii="Times New Roman" w:hAnsi="Times New Roman" w:cs="Times New Roman"/>
        </w:rPr>
        <w:t xml:space="preserve">shows an example </w:t>
      </w:r>
      <w:r w:rsidR="00480CD0">
        <w:rPr>
          <w:rFonts w:ascii="Times New Roman" w:hAnsi="Times New Roman" w:cs="Times New Roman"/>
        </w:rPr>
        <w:t xml:space="preserve">of the vision of the car, which is the </w:t>
      </w:r>
      <w:r w:rsidR="006D7D24">
        <w:rPr>
          <w:rFonts w:ascii="Times New Roman" w:hAnsi="Times New Roman" w:cs="Times New Roman"/>
        </w:rPr>
        <w:t>black</w:t>
      </w:r>
      <w:r w:rsidR="00480CD0">
        <w:rPr>
          <w:rFonts w:ascii="Times New Roman" w:hAnsi="Times New Roman" w:cs="Times New Roman"/>
        </w:rPr>
        <w:t xml:space="preserve"> lines</w:t>
      </w:r>
      <w:r w:rsidR="00601FA0">
        <w:rPr>
          <w:rFonts w:ascii="Times New Roman" w:hAnsi="Times New Roman" w:cs="Times New Roman"/>
        </w:rPr>
        <w:t xml:space="preserve">. Notice that this is not like the </w:t>
      </w:r>
      <w:r w:rsidR="00735B71">
        <w:rPr>
          <w:rFonts w:ascii="Times New Roman" w:hAnsi="Times New Roman" w:cs="Times New Roman"/>
        </w:rPr>
        <w:t xml:space="preserve">figure </w:t>
      </w:r>
      <w:r w:rsidR="00601FA0">
        <w:rPr>
          <w:rFonts w:ascii="Times New Roman" w:hAnsi="Times New Roman" w:cs="Times New Roman"/>
        </w:rPr>
        <w:t>previously showed, because there are some game objects hidden from players.</w:t>
      </w:r>
    </w:p>
    <w:p w14:paraId="20EAFA1D" w14:textId="77777777" w:rsidR="00A4311C" w:rsidRDefault="00A4311C" w:rsidP="00A4311C">
      <w:pPr>
        <w:keepNext/>
        <w:spacing w:line="480" w:lineRule="auto"/>
        <w:jc w:val="center"/>
      </w:pPr>
      <w:r w:rsidRPr="00480CD0">
        <w:rPr>
          <w:rFonts w:ascii="Times New Roman" w:hAnsi="Times New Roman" w:cs="Times New Roman"/>
          <w:noProof/>
          <w:lang w:eastAsia="zh-CN"/>
        </w:rPr>
        <w:drawing>
          <wp:inline distT="0" distB="0" distL="0" distR="0" wp14:anchorId="764B1D47" wp14:editId="267329A1">
            <wp:extent cx="2746988" cy="1559560"/>
            <wp:effectExtent l="0" t="0" r="0" b="2540"/>
            <wp:docPr id="3" name="Content Placeholder 3">
              <a:extLst xmlns:a="http://schemas.openxmlformats.org/drawingml/2006/main">
                <a:ext uri="{FF2B5EF4-FFF2-40B4-BE49-F238E27FC236}">
                  <a16:creationId xmlns:a16="http://schemas.microsoft.com/office/drawing/2014/main" id="{F90EF96E-7BE1-482D-882D-C8FAFD62AD2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F90EF96E-7BE1-482D-882D-C8FAFD62AD2B}"/>
                        </a:ext>
                      </a:extLst>
                    </pic:cNvPr>
                    <pic:cNvPicPr>
                      <a:picLocks noGrp="1" noChangeAspect="1"/>
                    </pic:cNvPicPr>
                  </pic:nvPicPr>
                  <pic:blipFill>
                    <a:blip r:embed="rId18"/>
                    <a:stretch>
                      <a:fillRect/>
                    </a:stretch>
                  </pic:blipFill>
                  <pic:spPr>
                    <a:xfrm>
                      <a:off x="0" y="0"/>
                      <a:ext cx="2826398" cy="1604644"/>
                    </a:xfrm>
                    <a:prstGeom prst="rect">
                      <a:avLst/>
                    </a:prstGeom>
                  </pic:spPr>
                </pic:pic>
              </a:graphicData>
            </a:graphic>
          </wp:inline>
        </w:drawing>
      </w:r>
    </w:p>
    <w:p w14:paraId="1C2779B6" w14:textId="4A5A1114" w:rsidR="00A4311C" w:rsidRDefault="00A4311C" w:rsidP="00A4311C">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8</w:t>
      </w:r>
      <w:r>
        <w:fldChar w:fldCharType="end"/>
      </w:r>
      <w:r>
        <w:t xml:space="preserve"> --- </w:t>
      </w:r>
      <w:r w:rsidRPr="00064A9F">
        <w:t>Vision of car.</w:t>
      </w:r>
    </w:p>
    <w:p w14:paraId="58B3000F" w14:textId="47E1B191" w:rsidR="006D7D24" w:rsidRPr="00A4311C" w:rsidRDefault="00671513" w:rsidP="00A4311C">
      <w:pPr>
        <w:spacing w:line="480" w:lineRule="auto"/>
        <w:rPr>
          <w:rFonts w:ascii="Times New Roman" w:hAnsi="Times New Roman" w:cs="Times New Roman"/>
        </w:rPr>
      </w:pPr>
      <w:r w:rsidRPr="00671513">
        <w:rPr>
          <w:rFonts w:ascii="Times New Roman" w:hAnsi="Times New Roman" w:cs="Times New Roman"/>
          <w:noProof/>
          <w:lang w:eastAsia="zh-CN"/>
        </w:rPr>
        <w:lastRenderedPageBreak/>
        <w:t xml:space="preserve"> </w:t>
      </w:r>
    </w:p>
    <w:p w14:paraId="3673D898" w14:textId="6CF68874" w:rsidR="00DC4964" w:rsidRDefault="002B7A72" w:rsidP="008E3AE8">
      <w:pPr>
        <w:spacing w:line="480" w:lineRule="auto"/>
        <w:ind w:firstLine="720"/>
        <w:rPr>
          <w:rFonts w:ascii="Times New Roman" w:hAnsi="Times New Roman" w:cs="Times New Roman"/>
        </w:rPr>
      </w:pPr>
      <w:r>
        <w:rPr>
          <w:rFonts w:ascii="Times New Roman" w:hAnsi="Times New Roman" w:cs="Times New Roman"/>
        </w:rPr>
        <w:t>Each game object is tagged with a string, such as “fence”, “check</w:t>
      </w:r>
      <w:r w:rsidR="000E5253">
        <w:rPr>
          <w:rFonts w:ascii="Times New Roman" w:hAnsi="Times New Roman" w:cs="Times New Roman"/>
        </w:rPr>
        <w:t>point</w:t>
      </w:r>
      <w:r>
        <w:rPr>
          <w:rFonts w:ascii="Times New Roman" w:hAnsi="Times New Roman" w:cs="Times New Roman"/>
        </w:rPr>
        <w:t>”</w:t>
      </w:r>
      <w:r w:rsidR="00AD7E2F">
        <w:rPr>
          <w:rFonts w:ascii="Times New Roman" w:hAnsi="Times New Roman" w:cs="Times New Roman"/>
        </w:rPr>
        <w:t xml:space="preserve"> and</w:t>
      </w:r>
      <w:r w:rsidR="000E5253">
        <w:rPr>
          <w:rFonts w:ascii="Times New Roman" w:hAnsi="Times New Roman" w:cs="Times New Roman"/>
        </w:rPr>
        <w:t xml:space="preserve"> “</w:t>
      </w:r>
      <w:proofErr w:type="spellStart"/>
      <w:r w:rsidR="000E5253">
        <w:rPr>
          <w:rFonts w:ascii="Times New Roman" w:hAnsi="Times New Roman" w:cs="Times New Roman"/>
        </w:rPr>
        <w:t>badpoint</w:t>
      </w:r>
      <w:proofErr w:type="spellEnd"/>
      <w:r w:rsidR="000E5253">
        <w:rPr>
          <w:rFonts w:ascii="Times New Roman" w:hAnsi="Times New Roman" w:cs="Times New Roman"/>
        </w:rPr>
        <w:t>”</w:t>
      </w:r>
      <w:r w:rsidR="00B66CBF">
        <w:rPr>
          <w:rFonts w:ascii="Times New Roman" w:hAnsi="Times New Roman" w:cs="Times New Roman"/>
        </w:rPr>
        <w:t xml:space="preserve">, which tells the agent </w:t>
      </w:r>
      <w:r w:rsidR="00CE4B8E">
        <w:rPr>
          <w:rFonts w:ascii="Times New Roman" w:hAnsi="Times New Roman" w:cs="Times New Roman"/>
        </w:rPr>
        <w:t xml:space="preserve">and the scoring system what the game object is. Also, when the car collides something, scoring system will check which </w:t>
      </w:r>
      <w:r w:rsidR="00E723B9">
        <w:rPr>
          <w:rFonts w:ascii="Times New Roman" w:hAnsi="Times New Roman" w:cs="Times New Roman"/>
        </w:rPr>
        <w:t xml:space="preserve">object the agent hits by checking the tag, then it will do something accordingly. </w:t>
      </w:r>
      <w:r w:rsidR="00E34F9B">
        <w:rPr>
          <w:rFonts w:ascii="Times New Roman" w:hAnsi="Times New Roman" w:cs="Times New Roman"/>
        </w:rPr>
        <w:t xml:space="preserve">Although when player runs the game, there are some invisible game objects that </w:t>
      </w:r>
      <w:r w:rsidR="004E07D9">
        <w:rPr>
          <w:rFonts w:ascii="Times New Roman" w:hAnsi="Times New Roman" w:cs="Times New Roman"/>
        </w:rPr>
        <w:t>they</w:t>
      </w:r>
      <w:r w:rsidR="00E34F9B">
        <w:rPr>
          <w:rFonts w:ascii="Times New Roman" w:hAnsi="Times New Roman" w:cs="Times New Roman"/>
        </w:rPr>
        <w:t xml:space="preserve"> cannot see</w:t>
      </w:r>
      <w:r w:rsidR="003D1432">
        <w:rPr>
          <w:rFonts w:ascii="Times New Roman" w:hAnsi="Times New Roman" w:cs="Times New Roman"/>
        </w:rPr>
        <w:t>, the agent can still see them.</w:t>
      </w:r>
      <w:r w:rsidR="009A7A18">
        <w:rPr>
          <w:rFonts w:ascii="Times New Roman" w:hAnsi="Times New Roman" w:cs="Times New Roman"/>
        </w:rPr>
        <w:t xml:space="preserve"> Making them invisible to players is just for </w:t>
      </w:r>
      <w:r w:rsidR="0057075B">
        <w:rPr>
          <w:rFonts w:ascii="Times New Roman" w:hAnsi="Times New Roman" w:cs="Times New Roman"/>
        </w:rPr>
        <w:t>beautify</w:t>
      </w:r>
      <w:r w:rsidR="0056498F">
        <w:rPr>
          <w:rFonts w:ascii="Times New Roman" w:hAnsi="Times New Roman" w:cs="Times New Roman"/>
        </w:rPr>
        <w:t>ing</w:t>
      </w:r>
      <w:r w:rsidR="0057075B">
        <w:rPr>
          <w:rFonts w:ascii="Times New Roman" w:hAnsi="Times New Roman" w:cs="Times New Roman"/>
        </w:rPr>
        <w:t xml:space="preserve"> the game, so </w:t>
      </w:r>
      <w:r w:rsidR="00735B71">
        <w:rPr>
          <w:rFonts w:ascii="Times New Roman" w:hAnsi="Times New Roman" w:cs="Times New Roman"/>
        </w:rPr>
        <w:t xml:space="preserve">that </w:t>
      </w:r>
      <w:r w:rsidR="0057075B">
        <w:rPr>
          <w:rFonts w:ascii="Times New Roman" w:hAnsi="Times New Roman" w:cs="Times New Roman"/>
        </w:rPr>
        <w:t xml:space="preserve">players will not see wired black </w:t>
      </w:r>
      <w:r w:rsidR="00501573">
        <w:rPr>
          <w:rFonts w:ascii="Times New Roman" w:hAnsi="Times New Roman" w:cs="Times New Roman"/>
        </w:rPr>
        <w:t>objects while they are playing game.</w:t>
      </w:r>
      <w:r w:rsidR="0057075B">
        <w:rPr>
          <w:rFonts w:ascii="Times New Roman" w:hAnsi="Times New Roman" w:cs="Times New Roman"/>
        </w:rPr>
        <w:t xml:space="preserve"> </w:t>
      </w:r>
      <w:r w:rsidR="00501573">
        <w:rPr>
          <w:rFonts w:ascii="Times New Roman" w:hAnsi="Times New Roman" w:cs="Times New Roman"/>
        </w:rPr>
        <w:t>I</w:t>
      </w:r>
      <w:r w:rsidR="0057075B">
        <w:rPr>
          <w:rFonts w:ascii="Times New Roman" w:hAnsi="Times New Roman" w:cs="Times New Roman"/>
        </w:rPr>
        <w:t>t has nothing related to the core algorithm.</w:t>
      </w:r>
      <w:r w:rsidR="00E34F9B">
        <w:rPr>
          <w:rFonts w:ascii="Times New Roman" w:hAnsi="Times New Roman" w:cs="Times New Roman"/>
        </w:rPr>
        <w:t xml:space="preserve"> </w:t>
      </w:r>
      <w:r w:rsidR="00AB5CCE">
        <w:rPr>
          <w:rFonts w:ascii="Times New Roman" w:hAnsi="Times New Roman" w:cs="Times New Roman"/>
        </w:rPr>
        <w:t xml:space="preserve">The physics-based driving function is </w:t>
      </w:r>
      <w:r w:rsidR="003D1432">
        <w:rPr>
          <w:rFonts w:ascii="Times New Roman" w:hAnsi="Times New Roman" w:cs="Times New Roman"/>
        </w:rPr>
        <w:t>like</w:t>
      </w:r>
      <w:r w:rsidR="00AB5CCE">
        <w:rPr>
          <w:rFonts w:ascii="Times New Roman" w:hAnsi="Times New Roman" w:cs="Times New Roman"/>
        </w:rPr>
        <w:t xml:space="preserve"> the previous project, </w:t>
      </w:r>
      <w:r w:rsidR="00735B71">
        <w:rPr>
          <w:rFonts w:ascii="Times New Roman" w:hAnsi="Times New Roman" w:cs="Times New Roman"/>
        </w:rPr>
        <w:t xml:space="preserve">which </w:t>
      </w:r>
      <w:r w:rsidR="00AB5CCE">
        <w:rPr>
          <w:rFonts w:ascii="Times New Roman" w:hAnsi="Times New Roman" w:cs="Times New Roman"/>
        </w:rPr>
        <w:t>does</w:t>
      </w:r>
      <w:r w:rsidR="002F3F31">
        <w:rPr>
          <w:rFonts w:ascii="Times New Roman" w:hAnsi="Times New Roman" w:cs="Times New Roman"/>
        </w:rPr>
        <w:t xml:space="preserve"> not</w:t>
      </w:r>
      <w:r w:rsidR="00AB5CCE">
        <w:rPr>
          <w:rFonts w:ascii="Times New Roman" w:hAnsi="Times New Roman" w:cs="Times New Roman"/>
        </w:rPr>
        <w:t xml:space="preserve"> need to be introduced again.</w:t>
      </w:r>
      <w:r w:rsidR="000F5E69">
        <w:rPr>
          <w:rFonts w:ascii="Times New Roman" w:hAnsi="Times New Roman" w:cs="Times New Roman"/>
        </w:rPr>
        <w:t xml:space="preserve"> On the other hand, the car also knows </w:t>
      </w:r>
      <w:r w:rsidR="00597BBA">
        <w:rPr>
          <w:rFonts w:ascii="Times New Roman" w:hAnsi="Times New Roman" w:cs="Times New Roman"/>
        </w:rPr>
        <w:t>the distance between the car and the destination, the velocity and the angular velocity</w:t>
      </w:r>
      <w:r w:rsidR="004A656E">
        <w:rPr>
          <w:rFonts w:ascii="Times New Roman" w:hAnsi="Times New Roman" w:cs="Times New Roman"/>
        </w:rPr>
        <w:t>. T</w:t>
      </w:r>
      <w:r w:rsidR="00EB62BE">
        <w:rPr>
          <w:rFonts w:ascii="Times New Roman" w:hAnsi="Times New Roman" w:cs="Times New Roman"/>
        </w:rPr>
        <w:t xml:space="preserve">he declaration of detectable objects </w:t>
      </w:r>
      <w:r w:rsidR="00DF3C02">
        <w:rPr>
          <w:rFonts w:ascii="Times New Roman" w:hAnsi="Times New Roman" w:cs="Times New Roman"/>
        </w:rPr>
        <w:t>is</w:t>
      </w:r>
      <w:r w:rsidR="00EB62BE">
        <w:rPr>
          <w:rFonts w:ascii="Times New Roman" w:hAnsi="Times New Roman" w:cs="Times New Roman"/>
        </w:rPr>
        <w:t>:</w:t>
      </w:r>
      <w:bookmarkStart w:id="40" w:name="_GoBack"/>
      <w:bookmarkEnd w:id="40"/>
    </w:p>
    <w:p w14:paraId="721D8145" w14:textId="77777777" w:rsidR="002B0C15" w:rsidRDefault="002B0C15" w:rsidP="008E3AE8">
      <w:pPr>
        <w:spacing w:line="480" w:lineRule="auto"/>
        <w:ind w:firstLine="720"/>
        <w:rPr>
          <w:rFonts w:ascii="Times New Roman" w:hAnsi="Times New Roman" w:cs="Times New Roman"/>
        </w:rPr>
      </w:pPr>
    </w:p>
    <w:p w14:paraId="418B2867" w14:textId="77777777"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rayDistance</w:t>
      </w:r>
      <w:proofErr w:type="spellEnd"/>
      <w:r>
        <w:rPr>
          <w:rFonts w:ascii="Consolas" w:hAnsi="Consolas" w:cs="Consolas"/>
          <w:color w:val="000000"/>
          <w:sz w:val="19"/>
          <w:szCs w:val="19"/>
        </w:rPr>
        <w:t xml:space="preserve"> = 5f;</w:t>
      </w:r>
    </w:p>
    <w:p w14:paraId="1299DF6C" w14:textId="58B97BDB"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float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rayAngles</w:t>
      </w:r>
      <w:proofErr w:type="spellEnd"/>
      <w:r>
        <w:rPr>
          <w:rFonts w:ascii="Consolas" w:hAnsi="Consolas" w:cs="Consolas"/>
          <w:color w:val="000000"/>
          <w:sz w:val="19"/>
          <w:szCs w:val="19"/>
        </w:rPr>
        <w:t xml:space="preserve"> = {112.5f,</w:t>
      </w:r>
      <w:r w:rsidR="009F1D3D">
        <w:rPr>
          <w:rFonts w:ascii="Consolas" w:hAnsi="Consolas" w:cs="Consolas"/>
          <w:color w:val="000000"/>
          <w:sz w:val="19"/>
          <w:szCs w:val="19"/>
        </w:rPr>
        <w:t xml:space="preserve"> </w:t>
      </w:r>
      <w:r>
        <w:rPr>
          <w:rFonts w:ascii="Consolas" w:hAnsi="Consolas" w:cs="Consolas"/>
          <w:color w:val="000000"/>
          <w:sz w:val="19"/>
          <w:szCs w:val="19"/>
        </w:rPr>
        <w:t>90f, 67.5f, -90f};</w:t>
      </w:r>
    </w:p>
    <w:p w14:paraId="341CEA35" w14:textId="77777777"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detectableObjects</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new</w:t>
      </w:r>
      <w:r>
        <w:rPr>
          <w:rFonts w:ascii="Consolas" w:hAnsi="Consolas" w:cs="Consolas"/>
          <w:color w:val="000000"/>
          <w:sz w:val="19"/>
          <w:szCs w:val="19"/>
        </w:rPr>
        <w:t>[</w:t>
      </w:r>
      <w:proofErr w:type="gramEnd"/>
      <w:r>
        <w:rPr>
          <w:rFonts w:ascii="Consolas" w:hAnsi="Consolas" w:cs="Consolas"/>
          <w:color w:val="000000"/>
          <w:sz w:val="19"/>
          <w:szCs w:val="19"/>
        </w:rPr>
        <w:t>] {</w:t>
      </w:r>
      <w:r>
        <w:rPr>
          <w:rFonts w:ascii="Consolas" w:hAnsi="Consolas" w:cs="Consolas"/>
          <w:color w:val="A31515"/>
          <w:sz w:val="19"/>
          <w:szCs w:val="19"/>
        </w:rPr>
        <w:t>"fence"</w:t>
      </w:r>
      <w:r>
        <w:rPr>
          <w:rFonts w:ascii="Consolas" w:hAnsi="Consolas" w:cs="Consolas"/>
          <w:color w:val="000000"/>
          <w:sz w:val="19"/>
          <w:szCs w:val="19"/>
        </w:rPr>
        <w:t xml:space="preserve">, </w:t>
      </w:r>
      <w:r>
        <w:rPr>
          <w:rFonts w:ascii="Consolas" w:hAnsi="Consolas" w:cs="Consolas"/>
          <w:color w:val="A31515"/>
          <w:sz w:val="19"/>
          <w:szCs w:val="19"/>
        </w:rPr>
        <w:t>"destination"</w:t>
      </w:r>
      <w:r>
        <w:rPr>
          <w:rFonts w:ascii="Consolas" w:hAnsi="Consolas" w:cs="Consolas"/>
          <w:color w:val="000000"/>
          <w:sz w:val="19"/>
          <w:szCs w:val="19"/>
        </w:rPr>
        <w:t xml:space="preserve">, </w:t>
      </w:r>
      <w:r>
        <w:rPr>
          <w:rFonts w:ascii="Consolas" w:hAnsi="Consolas" w:cs="Consolas"/>
          <w:color w:val="A31515"/>
          <w:sz w:val="19"/>
          <w:szCs w:val="19"/>
        </w:rPr>
        <w:t>"checkpoint"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badpoint</w:t>
      </w:r>
      <w:proofErr w:type="spellEnd"/>
      <w:r>
        <w:rPr>
          <w:rFonts w:ascii="Consolas" w:hAnsi="Consolas" w:cs="Consolas"/>
          <w:color w:val="A31515"/>
          <w:sz w:val="19"/>
          <w:szCs w:val="19"/>
        </w:rPr>
        <w:t>"</w:t>
      </w:r>
      <w:r>
        <w:rPr>
          <w:rFonts w:ascii="Consolas" w:hAnsi="Consolas" w:cs="Consolas"/>
          <w:color w:val="000000"/>
          <w:sz w:val="19"/>
          <w:szCs w:val="19"/>
        </w:rPr>
        <w:t>};</w:t>
      </w:r>
    </w:p>
    <w:p w14:paraId="5451C107" w14:textId="77777777"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AddVectorObs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Ray.Perceive</w:t>
      </w:r>
      <w:proofErr w:type="spellEnd"/>
      <w:r>
        <w:rPr>
          <w:rFonts w:ascii="Consolas" w:hAnsi="Consolas" w:cs="Consolas"/>
          <w:color w:val="000000"/>
          <w:sz w:val="19"/>
          <w:szCs w:val="19"/>
        </w:rPr>
        <w:t>(</w:t>
      </w:r>
      <w:proofErr w:type="spellStart"/>
      <w:r>
        <w:rPr>
          <w:rFonts w:ascii="Consolas" w:hAnsi="Consolas" w:cs="Consolas"/>
          <w:color w:val="000000"/>
          <w:sz w:val="19"/>
          <w:szCs w:val="19"/>
        </w:rPr>
        <w:t>rayDistance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rayAngles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detectableObjects</w:t>
      </w:r>
      <w:proofErr w:type="spellEnd"/>
      <w:r>
        <w:rPr>
          <w:rFonts w:ascii="Consolas" w:hAnsi="Consolas" w:cs="Consolas"/>
          <w:color w:val="000000"/>
          <w:sz w:val="19"/>
          <w:szCs w:val="19"/>
        </w:rPr>
        <w:t>, 0f, 0f));</w:t>
      </w:r>
    </w:p>
    <w:p w14:paraId="5F671836" w14:textId="77777777"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AddVectorObs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Ray.Perceive</w:t>
      </w:r>
      <w:proofErr w:type="spellEnd"/>
      <w:r>
        <w:rPr>
          <w:rFonts w:ascii="Consolas" w:hAnsi="Consolas" w:cs="Consolas"/>
          <w:color w:val="000000"/>
          <w:sz w:val="19"/>
          <w:szCs w:val="19"/>
        </w:rPr>
        <w:t>(</w:t>
      </w:r>
      <w:proofErr w:type="spellStart"/>
      <w:r>
        <w:rPr>
          <w:rFonts w:ascii="Consolas" w:hAnsi="Consolas" w:cs="Consolas"/>
          <w:color w:val="000000"/>
          <w:sz w:val="19"/>
          <w:szCs w:val="19"/>
        </w:rPr>
        <w:t>rayDistance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rayAngles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detectableObjects</w:t>
      </w:r>
      <w:proofErr w:type="spellEnd"/>
      <w:r>
        <w:rPr>
          <w:rFonts w:ascii="Consolas" w:hAnsi="Consolas" w:cs="Consolas"/>
          <w:color w:val="000000"/>
          <w:sz w:val="19"/>
          <w:szCs w:val="19"/>
        </w:rPr>
        <w:t>, .23f, 0f));</w:t>
      </w:r>
    </w:p>
    <w:p w14:paraId="1118B453" w14:textId="77777777"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AddVectorObs</w:t>
      </w:r>
      <w:proofErr w:type="spellEnd"/>
      <w:r>
        <w:rPr>
          <w:rFonts w:ascii="Consolas" w:hAnsi="Consolas" w:cs="Consolas"/>
          <w:color w:val="000000"/>
          <w:sz w:val="19"/>
          <w:szCs w:val="19"/>
        </w:rPr>
        <w:t>(</w:t>
      </w:r>
      <w:proofErr w:type="gramEnd"/>
      <w:r>
        <w:rPr>
          <w:rFonts w:ascii="Consolas" w:hAnsi="Consolas" w:cs="Consolas"/>
          <w:color w:val="000000"/>
          <w:sz w:val="19"/>
          <w:szCs w:val="19"/>
        </w:rPr>
        <w:t>Vector3.Distance(</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w:t>
      </w:r>
    </w:p>
    <w:p w14:paraId="7BCA8C6C" w14:textId="77777777"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TargetPoint.transform.position</w:t>
      </w:r>
      <w:proofErr w:type="spellEnd"/>
      <w:proofErr w:type="gramEnd"/>
      <w:r>
        <w:rPr>
          <w:rFonts w:ascii="Consolas" w:hAnsi="Consolas" w:cs="Consolas"/>
          <w:color w:val="000000"/>
          <w:sz w:val="19"/>
          <w:szCs w:val="19"/>
        </w:rPr>
        <w:t>));</w:t>
      </w:r>
    </w:p>
    <w:p w14:paraId="2479F4E3" w14:textId="77777777"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AddVectorObs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CarDriver.GetComponent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Rigidbody</w:t>
      </w:r>
      <w:proofErr w:type="spellEnd"/>
      <w:r>
        <w:rPr>
          <w:rFonts w:ascii="Consolas" w:hAnsi="Consolas" w:cs="Consolas"/>
          <w:color w:val="000000"/>
          <w:sz w:val="19"/>
          <w:szCs w:val="19"/>
        </w:rPr>
        <w:t>&gt;().velocity);</w:t>
      </w:r>
    </w:p>
    <w:p w14:paraId="49B64CFC" w14:textId="75B4606F" w:rsidR="00EB62BE" w:rsidRDefault="002B0C15" w:rsidP="002B0C15">
      <w:pPr>
        <w:spacing w:line="480" w:lineRule="auto"/>
        <w:ind w:firstLine="720"/>
        <w:rPr>
          <w:rFonts w:ascii="Times New Roman" w:hAnsi="Times New Roman" w:cs="Times New Roman"/>
        </w:rPr>
      </w:pPr>
      <w:r>
        <w:rPr>
          <w:rFonts w:ascii="Consolas" w:hAnsi="Consolas" w:cs="Consolas"/>
          <w:color w:val="000000"/>
          <w:sz w:val="19"/>
          <w:szCs w:val="19"/>
        </w:rPr>
        <w:t xml:space="preserve">        </w:t>
      </w:r>
      <w:proofErr w:type="gramStart"/>
      <w:r>
        <w:rPr>
          <w:rFonts w:ascii="Consolas" w:hAnsi="Consolas" w:cs="Consolas"/>
          <w:color w:val="000000"/>
          <w:sz w:val="19"/>
          <w:szCs w:val="19"/>
        </w:rPr>
        <w:t>AddVectorObs(</w:t>
      </w:r>
      <w:proofErr w:type="gramEnd"/>
      <w:r>
        <w:rPr>
          <w:rFonts w:ascii="Consolas" w:hAnsi="Consolas" w:cs="Consolas"/>
          <w:color w:val="000000"/>
          <w:sz w:val="19"/>
          <w:szCs w:val="19"/>
        </w:rPr>
        <w:t>CarDriver.GetComponent&lt;Rigidbody&gt;().angularVelocity);</w:t>
      </w:r>
    </w:p>
    <w:p w14:paraId="4DD0722F" w14:textId="77777777" w:rsidR="002B0C15" w:rsidRDefault="00780E08" w:rsidP="00993663">
      <w:pPr>
        <w:spacing w:line="480" w:lineRule="auto"/>
        <w:rPr>
          <w:rFonts w:ascii="Times New Roman" w:hAnsi="Times New Roman" w:cs="Times New Roman"/>
        </w:rPr>
      </w:pPr>
      <w:r>
        <w:rPr>
          <w:rFonts w:ascii="Times New Roman" w:hAnsi="Times New Roman" w:cs="Times New Roman"/>
        </w:rPr>
        <w:tab/>
      </w:r>
    </w:p>
    <w:p w14:paraId="1BB18CCA" w14:textId="6DE55251" w:rsidR="00F81939" w:rsidRDefault="00EB62BE" w:rsidP="001733E4">
      <w:pPr>
        <w:spacing w:line="480" w:lineRule="auto"/>
        <w:ind w:firstLine="720"/>
        <w:rPr>
          <w:rFonts w:ascii="Times New Roman" w:hAnsi="Times New Roman"/>
        </w:rPr>
      </w:pPr>
      <w:r>
        <w:rPr>
          <w:rFonts w:ascii="Times New Roman" w:hAnsi="Times New Roman" w:cs="Times New Roman"/>
        </w:rPr>
        <w:t xml:space="preserve">Notice </w:t>
      </w:r>
      <w:r w:rsidR="001A18EC">
        <w:rPr>
          <w:rFonts w:ascii="Times New Roman" w:hAnsi="Times New Roman" w:cs="Times New Roman"/>
        </w:rPr>
        <w:t xml:space="preserve">that </w:t>
      </w:r>
      <w:r>
        <w:rPr>
          <w:rFonts w:ascii="Times New Roman" w:hAnsi="Times New Roman" w:cs="Times New Roman"/>
        </w:rPr>
        <w:t>t</w:t>
      </w:r>
      <w:r w:rsidR="007652D6">
        <w:rPr>
          <w:rFonts w:ascii="Times New Roman" w:hAnsi="Times New Roman" w:cs="Times New Roman"/>
        </w:rPr>
        <w:t>here are</w:t>
      </w:r>
      <w:r w:rsidR="002C072D">
        <w:rPr>
          <w:rFonts w:ascii="Times New Roman" w:hAnsi="Times New Roman" w:cs="Times New Roman"/>
        </w:rPr>
        <w:t xml:space="preserve"> only</w:t>
      </w:r>
      <w:r w:rsidR="007652D6">
        <w:rPr>
          <w:rFonts w:ascii="Times New Roman" w:hAnsi="Times New Roman" w:cs="Times New Roman"/>
        </w:rPr>
        <w:t xml:space="preserve"> </w:t>
      </w:r>
      <w:r w:rsidR="00CD775F">
        <w:rPr>
          <w:rFonts w:ascii="Times New Roman" w:hAnsi="Times New Roman" w:cs="Times New Roman"/>
        </w:rPr>
        <w:t>four detectable objects in the game for the agent</w:t>
      </w:r>
      <w:r w:rsidR="002B0C15">
        <w:rPr>
          <w:rFonts w:ascii="Times New Roman" w:hAnsi="Times New Roman" w:cs="Times New Roman"/>
        </w:rPr>
        <w:t xml:space="preserve">. </w:t>
      </w:r>
      <w:r w:rsidR="000C762A">
        <w:rPr>
          <w:rFonts w:ascii="Times New Roman" w:hAnsi="Times New Roman" w:cs="Times New Roman"/>
        </w:rPr>
        <w:t xml:space="preserve">Although there are some other objects, such as trees and the ground, but they </w:t>
      </w:r>
      <w:r w:rsidR="001E38D2">
        <w:rPr>
          <w:rFonts w:ascii="Times New Roman" w:hAnsi="Times New Roman" w:cs="Times New Roman"/>
        </w:rPr>
        <w:t>will do no effect to the agent</w:t>
      </w:r>
      <w:r w:rsidR="007B59AE">
        <w:rPr>
          <w:rFonts w:ascii="Times New Roman" w:hAnsi="Times New Roman" w:cs="Times New Roman"/>
        </w:rPr>
        <w:t>. Therefore, they will not be checked by the system</w:t>
      </w:r>
      <w:r w:rsidR="00F01290">
        <w:rPr>
          <w:rFonts w:ascii="Times New Roman" w:hAnsi="Times New Roman" w:cs="Times New Roman"/>
        </w:rPr>
        <w:t xml:space="preserve"> in order</w:t>
      </w:r>
      <w:r w:rsidR="00AF137E">
        <w:rPr>
          <w:rFonts w:ascii="Times New Roman" w:hAnsi="Times New Roman" w:cs="Times New Roman"/>
        </w:rPr>
        <w:t xml:space="preserve"> to save some computation power. </w:t>
      </w:r>
      <w:r w:rsidR="00E24A78">
        <w:rPr>
          <w:rFonts w:ascii="Times New Roman" w:hAnsi="Times New Roman" w:cs="Times New Roman"/>
        </w:rPr>
        <w:t>Four</w:t>
      </w:r>
      <w:r w:rsidR="006D524F">
        <w:rPr>
          <w:rFonts w:ascii="Times New Roman" w:hAnsi="Times New Roman" w:cs="Times New Roman"/>
        </w:rPr>
        <w:t xml:space="preserve"> detectable objects are grouped by</w:t>
      </w:r>
      <w:r w:rsidR="00E24A78">
        <w:rPr>
          <w:rFonts w:ascii="Times New Roman" w:hAnsi="Times New Roman" w:cs="Times New Roman"/>
        </w:rPr>
        <w:t xml:space="preserve"> two</w:t>
      </w:r>
      <w:r w:rsidR="006D524F">
        <w:rPr>
          <w:rFonts w:ascii="Times New Roman" w:hAnsi="Times New Roman" w:cs="Times New Roman"/>
        </w:rPr>
        <w:t xml:space="preserve"> groups: </w:t>
      </w:r>
      <w:r w:rsidR="001B14A7">
        <w:rPr>
          <w:rFonts w:ascii="Times New Roman" w:hAnsi="Times New Roman"/>
        </w:rPr>
        <w:t xml:space="preserve">penalty and reward. Fences and bad points are the objects that the car must not touch, </w:t>
      </w:r>
      <w:r w:rsidR="001A18EC">
        <w:rPr>
          <w:rFonts w:ascii="Times New Roman" w:hAnsi="Times New Roman"/>
        </w:rPr>
        <w:t xml:space="preserve">which </w:t>
      </w:r>
      <w:r w:rsidR="001B14A7">
        <w:rPr>
          <w:rFonts w:ascii="Times New Roman" w:hAnsi="Times New Roman"/>
        </w:rPr>
        <w:t>are in penalty group. Checkpoints and the destina</w:t>
      </w:r>
      <w:r w:rsidR="00EF6673">
        <w:rPr>
          <w:rFonts w:ascii="Times New Roman" w:hAnsi="Times New Roman"/>
        </w:rPr>
        <w:t>tion</w:t>
      </w:r>
      <w:r w:rsidR="001B14A7">
        <w:rPr>
          <w:rFonts w:ascii="Times New Roman" w:hAnsi="Times New Roman"/>
        </w:rPr>
        <w:t xml:space="preserve"> are the</w:t>
      </w:r>
      <w:r w:rsidR="00EF6673">
        <w:rPr>
          <w:rFonts w:ascii="Times New Roman" w:hAnsi="Times New Roman"/>
        </w:rPr>
        <w:t xml:space="preserve"> goal that the car should go, </w:t>
      </w:r>
      <w:r w:rsidR="001A18EC">
        <w:rPr>
          <w:rFonts w:ascii="Times New Roman" w:hAnsi="Times New Roman"/>
        </w:rPr>
        <w:t xml:space="preserve">which </w:t>
      </w:r>
      <w:r w:rsidR="00EF6673">
        <w:rPr>
          <w:rFonts w:ascii="Times New Roman" w:hAnsi="Times New Roman"/>
        </w:rPr>
        <w:t>are in reward group.</w:t>
      </w:r>
    </w:p>
    <w:p w14:paraId="240280FE" w14:textId="2398D878" w:rsidR="002108DA" w:rsidRDefault="002108DA" w:rsidP="002108DA">
      <w:pPr>
        <w:spacing w:line="480" w:lineRule="auto"/>
        <w:rPr>
          <w:rFonts w:ascii="Times New Roman" w:hAnsi="Times New Roman"/>
        </w:rPr>
      </w:pPr>
      <w:r>
        <w:rPr>
          <w:rFonts w:ascii="Times New Roman" w:hAnsi="Times New Roman"/>
        </w:rPr>
        <w:lastRenderedPageBreak/>
        <w:tab/>
        <w:t>The car is learning the environment by being punished or reward</w:t>
      </w:r>
      <w:r w:rsidR="00F64BF2">
        <w:rPr>
          <w:rFonts w:ascii="Times New Roman" w:hAnsi="Times New Roman"/>
        </w:rPr>
        <w:t>ed</w:t>
      </w:r>
      <w:r>
        <w:rPr>
          <w:rFonts w:ascii="Times New Roman" w:hAnsi="Times New Roman"/>
        </w:rPr>
        <w:t>. Each collision between the car and other game object gives feedback to the agent by sending the tag of the game object to the agent program. The</w:t>
      </w:r>
      <w:r w:rsidR="00F64BF2">
        <w:rPr>
          <w:rFonts w:ascii="Times New Roman" w:hAnsi="Times New Roman"/>
        </w:rPr>
        <w:t>n, the</w:t>
      </w:r>
      <w:r>
        <w:rPr>
          <w:rFonts w:ascii="Times New Roman" w:hAnsi="Times New Roman"/>
        </w:rPr>
        <w:t xml:space="preserve"> program can do something accordingly. For example, if the car hits a fence, then the car gets</w:t>
      </w:r>
      <w:r w:rsidR="00F978AC">
        <w:rPr>
          <w:rFonts w:ascii="Times New Roman" w:hAnsi="Times New Roman"/>
        </w:rPr>
        <w:t xml:space="preserve"> the tag “fence” and</w:t>
      </w:r>
      <w:r>
        <w:rPr>
          <w:rFonts w:ascii="Times New Roman" w:hAnsi="Times New Roman"/>
        </w:rPr>
        <w:t xml:space="preserve"> negative point</w:t>
      </w:r>
      <w:r w:rsidR="00F978AC">
        <w:rPr>
          <w:rFonts w:ascii="Times New Roman" w:hAnsi="Times New Roman"/>
        </w:rPr>
        <w:t>s</w:t>
      </w:r>
      <w:r>
        <w:rPr>
          <w:rFonts w:ascii="Times New Roman" w:hAnsi="Times New Roman"/>
        </w:rPr>
        <w:t>. It teaches the car that it must not hit any object tagged with “fence”. It is the general idea of reinforcement learning that teaches the car where it should go and where it should avoid.</w:t>
      </w:r>
      <w:r w:rsidR="00253188">
        <w:rPr>
          <w:rFonts w:ascii="Times New Roman" w:hAnsi="Times New Roman"/>
        </w:rPr>
        <w:t xml:space="preserve"> The whole system repeats this process more than one hundred </w:t>
      </w:r>
      <w:r w:rsidR="00830990">
        <w:rPr>
          <w:rFonts w:ascii="Times New Roman" w:hAnsi="Times New Roman"/>
        </w:rPr>
        <w:t>thousand epochs to make sure all parameters</w:t>
      </w:r>
      <w:r w:rsidR="008B5CFC">
        <w:rPr>
          <w:rFonts w:ascii="Times New Roman" w:hAnsi="Times New Roman"/>
        </w:rPr>
        <w:t xml:space="preserve"> in the algorithm</w:t>
      </w:r>
      <w:r w:rsidR="00830990">
        <w:rPr>
          <w:rFonts w:ascii="Times New Roman" w:hAnsi="Times New Roman"/>
        </w:rPr>
        <w:t xml:space="preserve"> are </w:t>
      </w:r>
      <w:r w:rsidR="008B66E2">
        <w:rPr>
          <w:rFonts w:ascii="Times New Roman" w:hAnsi="Times New Roman"/>
        </w:rPr>
        <w:t>well tuned</w:t>
      </w:r>
      <w:r w:rsidR="008B5CFC">
        <w:rPr>
          <w:rFonts w:ascii="Times New Roman" w:hAnsi="Times New Roman"/>
        </w:rPr>
        <w:t>.</w:t>
      </w:r>
      <w:r>
        <w:rPr>
          <w:rFonts w:ascii="Times New Roman" w:hAnsi="Times New Roman"/>
        </w:rPr>
        <w:t xml:space="preserve"> </w:t>
      </w:r>
      <w:r w:rsidR="00E7684D">
        <w:rPr>
          <w:rFonts w:ascii="Times New Roman" w:hAnsi="Times New Roman"/>
        </w:rPr>
        <w:t xml:space="preserve">How much </w:t>
      </w:r>
      <w:r w:rsidR="00C01FFE">
        <w:rPr>
          <w:rFonts w:ascii="Times New Roman" w:hAnsi="Times New Roman"/>
        </w:rPr>
        <w:t xml:space="preserve">punishment or reward the car should get is determined by the scoring system in this project, which is </w:t>
      </w:r>
      <w:r w:rsidR="008B66E2">
        <w:rPr>
          <w:rFonts w:ascii="Times New Roman" w:hAnsi="Times New Roman"/>
        </w:rPr>
        <w:t>provided</w:t>
      </w:r>
      <w:r w:rsidR="00C01FFE">
        <w:rPr>
          <w:rFonts w:ascii="Times New Roman" w:hAnsi="Times New Roman"/>
        </w:rPr>
        <w:t xml:space="preserve"> by PID model.</w:t>
      </w:r>
    </w:p>
    <w:p w14:paraId="133F243D" w14:textId="77777777" w:rsidR="001733E4" w:rsidRPr="001733E4" w:rsidRDefault="001733E4" w:rsidP="001733E4">
      <w:pPr>
        <w:spacing w:line="480" w:lineRule="auto"/>
        <w:ind w:firstLine="720"/>
        <w:rPr>
          <w:rFonts w:ascii="Times New Roman" w:hAnsi="Times New Roman"/>
        </w:rPr>
      </w:pPr>
    </w:p>
    <w:p w14:paraId="0FB0FEFC" w14:textId="7DF42B93" w:rsidR="00194EEE" w:rsidRPr="00194EEE" w:rsidRDefault="00194EEE" w:rsidP="000633D1">
      <w:pPr>
        <w:pStyle w:val="Heading4"/>
      </w:pPr>
      <w:r>
        <w:t>3.</w:t>
      </w:r>
      <w:r w:rsidR="006150F1">
        <w:t>4</w:t>
      </w:r>
      <w:r w:rsidR="000D319B">
        <w:t>.3</w:t>
      </w:r>
      <w:r>
        <w:t xml:space="preserve"> PID Model in Punishment</w:t>
      </w:r>
    </w:p>
    <w:p w14:paraId="78ADCDD1" w14:textId="77777777" w:rsidR="00194EEE" w:rsidRPr="00194EEE" w:rsidRDefault="00194EEE" w:rsidP="00194EEE"/>
    <w:p w14:paraId="06F5AAD4" w14:textId="77777777" w:rsidR="00CE79A4" w:rsidRDefault="00CA4427" w:rsidP="00993663">
      <w:pPr>
        <w:spacing w:line="480" w:lineRule="auto"/>
        <w:rPr>
          <w:rFonts w:ascii="Times New Roman" w:hAnsi="Times New Roman"/>
        </w:rPr>
      </w:pPr>
      <w:r>
        <w:rPr>
          <w:rFonts w:ascii="Times New Roman" w:hAnsi="Times New Roman"/>
        </w:rPr>
        <w:tab/>
      </w:r>
    </w:p>
    <w:p w14:paraId="57FEA793" w14:textId="084663A8" w:rsidR="00206C04" w:rsidRDefault="00CA4427" w:rsidP="00CE79A4">
      <w:pPr>
        <w:spacing w:line="480" w:lineRule="auto"/>
        <w:ind w:firstLine="720"/>
        <w:rPr>
          <w:rFonts w:ascii="Times New Roman" w:hAnsi="Times New Roman"/>
        </w:rPr>
      </w:pPr>
      <w:r>
        <w:rPr>
          <w:rFonts w:ascii="Times New Roman" w:hAnsi="Times New Roman"/>
        </w:rPr>
        <w:t xml:space="preserve">In proportion model, the distance between the car and the destination determines </w:t>
      </w:r>
      <w:r w:rsidR="00773D7F">
        <w:rPr>
          <w:rFonts w:ascii="Times New Roman" w:hAnsi="Times New Roman"/>
        </w:rPr>
        <w:t xml:space="preserve">how much the car will lose. The longer the distance </w:t>
      </w:r>
      <w:r w:rsidR="00167759">
        <w:rPr>
          <w:rFonts w:ascii="Times New Roman" w:hAnsi="Times New Roman"/>
        </w:rPr>
        <w:t>means the bigger error it is, so the car should be punished with more points</w:t>
      </w:r>
      <w:r w:rsidR="00680E3B">
        <w:rPr>
          <w:rFonts w:ascii="Times New Roman" w:hAnsi="Times New Roman"/>
        </w:rPr>
        <w:t>.</w:t>
      </w:r>
      <w:r w:rsidR="006F3B00">
        <w:rPr>
          <w:rFonts w:ascii="Times New Roman" w:hAnsi="Times New Roman"/>
        </w:rPr>
        <w:t xml:space="preserve"> This model tells that the car must move closer </w:t>
      </w:r>
      <w:r w:rsidR="000D2A55">
        <w:rPr>
          <w:rFonts w:ascii="Times New Roman" w:hAnsi="Times New Roman"/>
        </w:rPr>
        <w:t>and closer to the destination, so</w:t>
      </w:r>
      <w:r w:rsidR="00D47956">
        <w:rPr>
          <w:rFonts w:ascii="Times New Roman" w:hAnsi="Times New Roman"/>
        </w:rPr>
        <w:t xml:space="preserve"> that</w:t>
      </w:r>
      <w:r w:rsidR="000D2A55">
        <w:rPr>
          <w:rFonts w:ascii="Times New Roman" w:hAnsi="Times New Roman"/>
        </w:rPr>
        <w:t xml:space="preserve"> it prevents the car from staying at somewhere </w:t>
      </w:r>
      <w:r w:rsidR="00757305">
        <w:rPr>
          <w:rFonts w:ascii="Times New Roman" w:hAnsi="Times New Roman"/>
        </w:rPr>
        <w:t>and not moving.</w:t>
      </w:r>
      <w:r w:rsidR="0054448F">
        <w:rPr>
          <w:rFonts w:ascii="Times New Roman" w:hAnsi="Times New Roman"/>
        </w:rPr>
        <w:t xml:space="preserve"> </w:t>
      </w:r>
      <w:r w:rsidR="00D47956">
        <w:rPr>
          <w:rFonts w:ascii="Times New Roman" w:hAnsi="Times New Roman"/>
        </w:rPr>
        <w:t xml:space="preserve">Meanwhile, the </w:t>
      </w:r>
      <w:r w:rsidR="007C3171">
        <w:rPr>
          <w:rFonts w:ascii="Times New Roman" w:hAnsi="Times New Roman"/>
        </w:rPr>
        <w:t xml:space="preserve">integral model reduces the </w:t>
      </w:r>
      <w:r w:rsidR="006024BE">
        <w:rPr>
          <w:rFonts w:ascii="Times New Roman" w:hAnsi="Times New Roman"/>
        </w:rPr>
        <w:t>points of the agent consistently until the task is accomplished.</w:t>
      </w:r>
      <w:r w:rsidR="007C3171">
        <w:rPr>
          <w:rFonts w:ascii="Times New Roman" w:hAnsi="Times New Roman"/>
        </w:rPr>
        <w:t xml:space="preserve"> </w:t>
      </w:r>
      <w:r w:rsidR="0054448F">
        <w:rPr>
          <w:rFonts w:ascii="Times New Roman" w:hAnsi="Times New Roman"/>
        </w:rPr>
        <w:t>The purpose is same as what mentioned above</w:t>
      </w:r>
      <w:r w:rsidR="00F81939">
        <w:rPr>
          <w:rFonts w:ascii="Times New Roman" w:hAnsi="Times New Roman"/>
        </w:rPr>
        <w:t>, which forces the car to complete the task on time.</w:t>
      </w:r>
      <w:r w:rsidR="00680E3B">
        <w:rPr>
          <w:rFonts w:ascii="Times New Roman" w:hAnsi="Times New Roman"/>
        </w:rPr>
        <w:t xml:space="preserve"> </w:t>
      </w:r>
      <w:r w:rsidR="00FD3E25">
        <w:rPr>
          <w:rFonts w:ascii="Times New Roman" w:hAnsi="Times New Roman"/>
        </w:rPr>
        <w:t>These two models can be merged together as this line of code:</w:t>
      </w:r>
    </w:p>
    <w:p w14:paraId="4CF5AD23" w14:textId="77777777" w:rsidR="00306293" w:rsidRDefault="00306293" w:rsidP="00993663">
      <w:pPr>
        <w:spacing w:line="480" w:lineRule="auto"/>
        <w:rPr>
          <w:rFonts w:ascii="Times New Roman" w:hAnsi="Times New Roman"/>
        </w:rPr>
      </w:pPr>
    </w:p>
    <w:p w14:paraId="3BCE4914" w14:textId="4848D449" w:rsidR="00206C04" w:rsidRDefault="00206C04" w:rsidP="00206C04">
      <w:pPr>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000000"/>
          <w:sz w:val="19"/>
          <w:szCs w:val="19"/>
        </w:rPr>
        <w:t>AddReward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-(1f / </w:t>
      </w:r>
      <w:proofErr w:type="spellStart"/>
      <w:r>
        <w:rPr>
          <w:rFonts w:ascii="Consolas" w:hAnsi="Consolas" w:cs="Consolas"/>
          <w:color w:val="000000"/>
          <w:sz w:val="19"/>
          <w:szCs w:val="19"/>
        </w:rPr>
        <w:t>agentParameters.maxStep</w:t>
      </w:r>
      <w:proofErr w:type="spellEnd"/>
      <w:r>
        <w:rPr>
          <w:rFonts w:ascii="Consolas" w:hAnsi="Consolas" w:cs="Consolas"/>
          <w:color w:val="000000"/>
          <w:sz w:val="19"/>
          <w:szCs w:val="19"/>
        </w:rPr>
        <w:t>)*(Vector3.Distance(</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w:t>
      </w:r>
    </w:p>
    <w:p w14:paraId="73D645C0" w14:textId="77777777" w:rsidR="00206C04" w:rsidRDefault="00206C04" w:rsidP="00206C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TargetPoint.transform.position</w:t>
      </w:r>
      <w:proofErr w:type="spellEnd"/>
      <w:proofErr w:type="gramEnd"/>
      <w:r>
        <w:rPr>
          <w:rFonts w:ascii="Consolas" w:hAnsi="Consolas" w:cs="Consolas"/>
          <w:color w:val="000000"/>
          <w:sz w:val="19"/>
          <w:szCs w:val="19"/>
        </w:rPr>
        <w:t xml:space="preserve">) / </w:t>
      </w:r>
    </w:p>
    <w:p w14:paraId="58917398" w14:textId="2999C486" w:rsidR="00206C04" w:rsidRDefault="00206C04" w:rsidP="00206C04">
      <w:pPr>
        <w:spacing w:line="48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StartDistance</w:t>
      </w:r>
      <w:proofErr w:type="spellEnd"/>
      <w:r>
        <w:rPr>
          <w:rFonts w:ascii="Consolas" w:hAnsi="Consolas" w:cs="Consolas"/>
          <w:color w:val="000000"/>
          <w:sz w:val="19"/>
          <w:szCs w:val="19"/>
        </w:rPr>
        <w:t>));</w:t>
      </w:r>
    </w:p>
    <w:p w14:paraId="0B150945" w14:textId="6E06EED4" w:rsidR="0037179D" w:rsidRDefault="0037179D" w:rsidP="00206C04">
      <w:pPr>
        <w:spacing w:line="480" w:lineRule="auto"/>
        <w:rPr>
          <w:rFonts w:ascii="Times New Roman" w:hAnsi="Times New Roman" w:cs="Times New Roman"/>
        </w:rPr>
      </w:pPr>
    </w:p>
    <w:p w14:paraId="1B053766" w14:textId="1230BEF9" w:rsidR="00711233" w:rsidRDefault="00711233" w:rsidP="00206C04">
      <w:pPr>
        <w:spacing w:line="480" w:lineRule="auto"/>
        <w:rPr>
          <w:rFonts w:ascii="Times New Roman" w:hAnsi="Times New Roman" w:cs="Times New Roman"/>
        </w:rPr>
      </w:pPr>
      <w:r>
        <w:rPr>
          <w:rFonts w:ascii="Times New Roman" w:hAnsi="Times New Roman" w:cs="Times New Roman"/>
        </w:rPr>
        <w:lastRenderedPageBreak/>
        <w:tab/>
        <w:t xml:space="preserve">The left side of the multiplication is </w:t>
      </w:r>
      <w:r w:rsidR="0086700F">
        <w:rPr>
          <w:rFonts w:ascii="Times New Roman" w:hAnsi="Times New Roman" w:cs="Times New Roman"/>
        </w:rPr>
        <w:t xml:space="preserve">the application of integral model. </w:t>
      </w:r>
      <w:proofErr w:type="spellStart"/>
      <w:r w:rsidR="0086700F">
        <w:rPr>
          <w:rFonts w:ascii="Times New Roman" w:hAnsi="Times New Roman" w:cs="Times New Roman"/>
        </w:rPr>
        <w:t>maxStep</w:t>
      </w:r>
      <w:proofErr w:type="spellEnd"/>
      <w:r w:rsidR="0086700F">
        <w:rPr>
          <w:rFonts w:ascii="Times New Roman" w:hAnsi="Times New Roman" w:cs="Times New Roman"/>
        </w:rPr>
        <w:t xml:space="preserve"> means the maximum times that the agent can try</w:t>
      </w:r>
      <w:r w:rsidR="00BF4FD3">
        <w:rPr>
          <w:rFonts w:ascii="Times New Roman" w:hAnsi="Times New Roman" w:cs="Times New Roman"/>
        </w:rPr>
        <w:t xml:space="preserve">. However, </w:t>
      </w:r>
      <w:r w:rsidR="006E18C0">
        <w:rPr>
          <w:rFonts w:ascii="Times New Roman" w:hAnsi="Times New Roman" w:cs="Times New Roman"/>
        </w:rPr>
        <w:t xml:space="preserve">the value of max steps can be as </w:t>
      </w:r>
      <w:r w:rsidR="00FC2B66">
        <w:rPr>
          <w:rFonts w:ascii="Times New Roman" w:hAnsi="Times New Roman" w:cs="Times New Roman"/>
        </w:rPr>
        <w:t>big</w:t>
      </w:r>
      <w:r w:rsidR="006E18C0">
        <w:rPr>
          <w:rFonts w:ascii="Times New Roman" w:hAnsi="Times New Roman" w:cs="Times New Roman"/>
        </w:rPr>
        <w:t xml:space="preserve"> as </w:t>
      </w:r>
      <w:r w:rsidR="00414CF7">
        <w:rPr>
          <w:rFonts w:ascii="Times New Roman" w:hAnsi="Times New Roman" w:cs="Times New Roman"/>
        </w:rPr>
        <w:t>five</w:t>
      </w:r>
      <w:r w:rsidR="00136CC9">
        <w:rPr>
          <w:rFonts w:ascii="Times New Roman" w:hAnsi="Times New Roman" w:cs="Times New Roman"/>
        </w:rPr>
        <w:t xml:space="preserve"> hundred</w:t>
      </w:r>
      <w:r w:rsidR="005F517F">
        <w:rPr>
          <w:rFonts w:ascii="Times New Roman" w:hAnsi="Times New Roman" w:cs="Times New Roman"/>
        </w:rPr>
        <w:t xml:space="preserve"> </w:t>
      </w:r>
      <w:r w:rsidR="00843226">
        <w:rPr>
          <w:rFonts w:ascii="Times New Roman" w:hAnsi="Times New Roman" w:cs="Times New Roman"/>
        </w:rPr>
        <w:t>thousand</w:t>
      </w:r>
      <w:r w:rsidR="005F517F">
        <w:rPr>
          <w:rFonts w:ascii="Times New Roman" w:hAnsi="Times New Roman" w:cs="Times New Roman"/>
        </w:rPr>
        <w:t xml:space="preserve">, </w:t>
      </w:r>
      <w:r w:rsidR="00F83AC6">
        <w:rPr>
          <w:rFonts w:ascii="Times New Roman" w:hAnsi="Times New Roman" w:cs="Times New Roman"/>
        </w:rPr>
        <w:t>which is too high for punishment</w:t>
      </w:r>
      <w:r w:rsidR="006D0F81">
        <w:rPr>
          <w:rFonts w:ascii="Times New Roman" w:hAnsi="Times New Roman" w:cs="Times New Roman"/>
        </w:rPr>
        <w:t>,</w:t>
      </w:r>
      <w:r w:rsidR="00BA3D32">
        <w:rPr>
          <w:rFonts w:ascii="Times New Roman" w:hAnsi="Times New Roman" w:cs="Times New Roman"/>
        </w:rPr>
        <w:t xml:space="preserve"> which causes instability to the algorithm</w:t>
      </w:r>
      <w:r w:rsidR="003C601F">
        <w:rPr>
          <w:rFonts w:ascii="Times New Roman" w:hAnsi="Times New Roman" w:cs="Times New Roman"/>
        </w:rPr>
        <w:t>. Therefore,</w:t>
      </w:r>
      <w:r w:rsidR="006D0F81">
        <w:rPr>
          <w:rFonts w:ascii="Times New Roman" w:hAnsi="Times New Roman" w:cs="Times New Roman"/>
        </w:rPr>
        <w:t xml:space="preserve"> </w:t>
      </w:r>
      <w:r w:rsidR="000163C9">
        <w:rPr>
          <w:rFonts w:ascii="Times New Roman" w:hAnsi="Times New Roman" w:cs="Times New Roman"/>
        </w:rPr>
        <w:t>the value should divide one to make it smaller.</w:t>
      </w:r>
      <w:r w:rsidR="00FC2B66">
        <w:rPr>
          <w:rFonts w:ascii="Times New Roman" w:hAnsi="Times New Roman" w:cs="Times New Roman"/>
        </w:rPr>
        <w:t xml:space="preserve"> The official </w:t>
      </w:r>
      <w:r w:rsidR="00770751">
        <w:rPr>
          <w:rFonts w:ascii="Times New Roman" w:hAnsi="Times New Roman" w:cs="Times New Roman"/>
        </w:rPr>
        <w:t>document of Unity3D ML-Agents</w:t>
      </w:r>
      <w:r w:rsidR="00510B63">
        <w:rPr>
          <w:rFonts w:ascii="Times New Roman" w:hAnsi="Times New Roman" w:cs="Times New Roman"/>
        </w:rPr>
        <w:t xml:space="preserve"> </w:t>
      </w:r>
      <w:r w:rsidR="00510B63">
        <w:rPr>
          <w:rFonts w:ascii="Times New Roman" w:hAnsi="Times New Roman" w:cs="Times New Roman"/>
          <w:vertAlign w:val="superscript"/>
        </w:rPr>
        <w:t>[4]</w:t>
      </w:r>
      <w:r w:rsidR="00770751">
        <w:rPr>
          <w:rFonts w:ascii="Times New Roman" w:hAnsi="Times New Roman" w:cs="Times New Roman"/>
        </w:rPr>
        <w:t xml:space="preserve"> recommend</w:t>
      </w:r>
      <w:r w:rsidR="00296F93">
        <w:rPr>
          <w:rFonts w:ascii="Times New Roman" w:hAnsi="Times New Roman" w:cs="Times New Roman"/>
        </w:rPr>
        <w:t>s</w:t>
      </w:r>
      <w:r w:rsidR="00865478">
        <w:rPr>
          <w:rFonts w:ascii="Times New Roman" w:hAnsi="Times New Roman" w:cs="Times New Roman"/>
        </w:rPr>
        <w:t xml:space="preserve"> that the absolute value of</w:t>
      </w:r>
      <w:r w:rsidR="00770751">
        <w:rPr>
          <w:rFonts w:ascii="Times New Roman" w:hAnsi="Times New Roman" w:cs="Times New Roman"/>
        </w:rPr>
        <w:t xml:space="preserve"> punishment </w:t>
      </w:r>
      <w:r w:rsidR="00865478">
        <w:rPr>
          <w:rFonts w:ascii="Times New Roman" w:hAnsi="Times New Roman" w:cs="Times New Roman"/>
        </w:rPr>
        <w:t>or</w:t>
      </w:r>
      <w:r w:rsidR="00770751">
        <w:rPr>
          <w:rFonts w:ascii="Times New Roman" w:hAnsi="Times New Roman" w:cs="Times New Roman"/>
        </w:rPr>
        <w:t xml:space="preserve"> </w:t>
      </w:r>
      <w:r w:rsidR="00865478">
        <w:rPr>
          <w:rFonts w:ascii="Times New Roman" w:hAnsi="Times New Roman" w:cs="Times New Roman"/>
        </w:rPr>
        <w:t>reward should be not greater than one.</w:t>
      </w:r>
      <w:r w:rsidR="00CE79A4">
        <w:rPr>
          <w:rFonts w:ascii="Times New Roman" w:hAnsi="Times New Roman" w:cs="Times New Roman"/>
        </w:rPr>
        <w:t xml:space="preserve"> The right side is </w:t>
      </w:r>
      <w:r w:rsidR="00DB00F9">
        <w:rPr>
          <w:rFonts w:ascii="Times New Roman" w:hAnsi="Times New Roman" w:cs="Times New Roman"/>
        </w:rPr>
        <w:t xml:space="preserve">from </w:t>
      </w:r>
      <w:r w:rsidR="00CE79A4">
        <w:rPr>
          <w:rFonts w:ascii="Times New Roman" w:hAnsi="Times New Roman" w:cs="Times New Roman"/>
        </w:rPr>
        <w:t>pro</w:t>
      </w:r>
      <w:r w:rsidR="008D1110">
        <w:rPr>
          <w:rFonts w:ascii="Times New Roman" w:hAnsi="Times New Roman" w:cs="Times New Roman"/>
        </w:rPr>
        <w:t xml:space="preserve">portion model. Vector3.Distance </w:t>
      </w:r>
      <w:r w:rsidR="008E46D5">
        <w:rPr>
          <w:rFonts w:ascii="Times New Roman" w:hAnsi="Times New Roman" w:cs="Times New Roman"/>
        </w:rPr>
        <w:t xml:space="preserve">returns the distance between the car and the destination. The value can also be too </w:t>
      </w:r>
      <w:r w:rsidR="00FC2B66">
        <w:rPr>
          <w:rFonts w:ascii="Times New Roman" w:hAnsi="Times New Roman" w:cs="Times New Roman"/>
        </w:rPr>
        <w:t>large</w:t>
      </w:r>
      <w:r w:rsidR="008E46D5">
        <w:rPr>
          <w:rFonts w:ascii="Times New Roman" w:hAnsi="Times New Roman" w:cs="Times New Roman"/>
        </w:rPr>
        <w:t xml:space="preserve"> for the algorithm to </w:t>
      </w:r>
      <w:r w:rsidR="00FC2B66">
        <w:rPr>
          <w:rFonts w:ascii="Times New Roman" w:hAnsi="Times New Roman" w:cs="Times New Roman"/>
        </w:rPr>
        <w:t>handle</w:t>
      </w:r>
      <w:r w:rsidR="00FA78DE">
        <w:rPr>
          <w:rFonts w:ascii="Times New Roman" w:hAnsi="Times New Roman" w:cs="Times New Roman"/>
        </w:rPr>
        <w:t>, so</w:t>
      </w:r>
      <w:r w:rsidR="00D47956">
        <w:rPr>
          <w:rFonts w:ascii="Times New Roman" w:hAnsi="Times New Roman" w:cs="Times New Roman"/>
        </w:rPr>
        <w:t xml:space="preserve"> that</w:t>
      </w:r>
      <w:r w:rsidR="00FA78DE">
        <w:rPr>
          <w:rFonts w:ascii="Times New Roman" w:hAnsi="Times New Roman" w:cs="Times New Roman"/>
        </w:rPr>
        <w:t xml:space="preserve"> it is divided by </w:t>
      </w:r>
      <w:proofErr w:type="spellStart"/>
      <w:r w:rsidR="00FA78DE">
        <w:rPr>
          <w:rFonts w:ascii="Times New Roman" w:hAnsi="Times New Roman" w:cs="Times New Roman"/>
        </w:rPr>
        <w:t>StartDistance</w:t>
      </w:r>
      <w:proofErr w:type="spellEnd"/>
      <w:r w:rsidR="00FA78DE">
        <w:rPr>
          <w:rFonts w:ascii="Times New Roman" w:hAnsi="Times New Roman" w:cs="Times New Roman"/>
        </w:rPr>
        <w:t xml:space="preserve">, which means the initial distance when the program starts </w:t>
      </w:r>
      <w:r w:rsidR="009B0014">
        <w:rPr>
          <w:rFonts w:ascii="Times New Roman" w:hAnsi="Times New Roman" w:cs="Times New Roman"/>
        </w:rPr>
        <w:t xml:space="preserve">or </w:t>
      </w:r>
      <w:r w:rsidR="00890A66">
        <w:rPr>
          <w:rFonts w:ascii="Times New Roman" w:hAnsi="Times New Roman" w:cs="Times New Roman"/>
        </w:rPr>
        <w:t xml:space="preserve">when the car touches a checkpoint. </w:t>
      </w:r>
      <w:r w:rsidR="009847D3">
        <w:rPr>
          <w:rFonts w:ascii="Times New Roman" w:hAnsi="Times New Roman" w:cs="Times New Roman"/>
        </w:rPr>
        <w:t xml:space="preserve">The result of </w:t>
      </w:r>
      <w:r w:rsidR="0008592B">
        <w:rPr>
          <w:rFonts w:ascii="Times New Roman" w:hAnsi="Times New Roman" w:cs="Times New Roman"/>
        </w:rPr>
        <w:t>the multiplication is executed each step the car does any action</w:t>
      </w:r>
      <w:r w:rsidR="00D47956">
        <w:rPr>
          <w:rFonts w:ascii="Times New Roman" w:hAnsi="Times New Roman" w:cs="Times New Roman"/>
        </w:rPr>
        <w:t>. Therefore</w:t>
      </w:r>
      <w:r w:rsidR="000B0BC1">
        <w:rPr>
          <w:rFonts w:ascii="Times New Roman" w:hAnsi="Times New Roman" w:cs="Times New Roman"/>
        </w:rPr>
        <w:t>,</w:t>
      </w:r>
      <w:r w:rsidR="00D47956">
        <w:rPr>
          <w:rFonts w:ascii="Times New Roman" w:hAnsi="Times New Roman" w:cs="Times New Roman"/>
        </w:rPr>
        <w:t xml:space="preserve"> </w:t>
      </w:r>
      <w:r w:rsidR="0008592B">
        <w:rPr>
          <w:rFonts w:ascii="Times New Roman" w:hAnsi="Times New Roman" w:cs="Times New Roman"/>
        </w:rPr>
        <w:t xml:space="preserve">the multiplication itself is </w:t>
      </w:r>
      <w:r w:rsidR="009F0D08">
        <w:rPr>
          <w:rFonts w:ascii="Times New Roman" w:hAnsi="Times New Roman" w:cs="Times New Roman"/>
        </w:rPr>
        <w:t xml:space="preserve">an integral model, because the losing points are </w:t>
      </w:r>
      <w:r w:rsidR="00137CD4">
        <w:rPr>
          <w:rFonts w:ascii="Times New Roman" w:hAnsi="Times New Roman" w:cs="Times New Roman"/>
        </w:rPr>
        <w:t xml:space="preserve">being </w:t>
      </w:r>
      <w:r w:rsidR="00D47956">
        <w:rPr>
          <w:rFonts w:ascii="Times New Roman" w:hAnsi="Times New Roman" w:cs="Times New Roman"/>
        </w:rPr>
        <w:t xml:space="preserve">summed </w:t>
      </w:r>
      <w:r w:rsidR="009F0D08">
        <w:rPr>
          <w:rFonts w:ascii="Times New Roman" w:hAnsi="Times New Roman" w:cs="Times New Roman"/>
        </w:rPr>
        <w:t xml:space="preserve">up until the </w:t>
      </w:r>
      <w:r w:rsidR="00725B1E">
        <w:rPr>
          <w:rFonts w:ascii="Times New Roman" w:hAnsi="Times New Roman" w:cs="Times New Roman"/>
        </w:rPr>
        <w:t>end.</w:t>
      </w:r>
    </w:p>
    <w:p w14:paraId="7AF44853" w14:textId="391F7683" w:rsidR="00725B1E" w:rsidRDefault="00725B1E" w:rsidP="00206C04">
      <w:pPr>
        <w:spacing w:line="480" w:lineRule="auto"/>
        <w:rPr>
          <w:rFonts w:ascii="Times New Roman" w:hAnsi="Times New Roman" w:cs="Times New Roman"/>
        </w:rPr>
      </w:pPr>
      <w:r>
        <w:rPr>
          <w:rFonts w:ascii="Times New Roman" w:hAnsi="Times New Roman" w:cs="Times New Roman"/>
        </w:rPr>
        <w:tab/>
      </w:r>
      <w:r w:rsidR="00192105">
        <w:rPr>
          <w:rFonts w:ascii="Times New Roman" w:hAnsi="Times New Roman" w:cs="Times New Roman"/>
        </w:rPr>
        <w:t xml:space="preserve">The derivative model is handled by the program indirectly. </w:t>
      </w:r>
      <w:r w:rsidR="00DC2836">
        <w:rPr>
          <w:rFonts w:ascii="Times New Roman" w:hAnsi="Times New Roman" w:cs="Times New Roman"/>
        </w:rPr>
        <w:t>This model makes sure that the agent can drive the car smoothly to avoid any obstacles</w:t>
      </w:r>
      <w:r w:rsidR="008D557E">
        <w:rPr>
          <w:rFonts w:ascii="Times New Roman" w:hAnsi="Times New Roman" w:cs="Times New Roman"/>
        </w:rPr>
        <w:t xml:space="preserve">, such as fences and bad points. </w:t>
      </w:r>
      <w:r w:rsidR="00DE0452">
        <w:rPr>
          <w:rFonts w:ascii="Times New Roman" w:hAnsi="Times New Roman" w:cs="Times New Roman"/>
        </w:rPr>
        <w:t>The map is set up</w:t>
      </w:r>
      <w:r w:rsidR="00EC18EC">
        <w:rPr>
          <w:rFonts w:ascii="Times New Roman" w:hAnsi="Times New Roman" w:cs="Times New Roman"/>
        </w:rPr>
        <w:t xml:space="preserve"> exactly</w:t>
      </w:r>
      <w:r w:rsidR="00DE0452">
        <w:rPr>
          <w:rFonts w:ascii="Times New Roman" w:hAnsi="Times New Roman" w:cs="Times New Roman"/>
        </w:rPr>
        <w:t xml:space="preserve"> </w:t>
      </w:r>
      <w:r w:rsidR="003D54D0">
        <w:rPr>
          <w:rFonts w:ascii="Times New Roman" w:hAnsi="Times New Roman" w:cs="Times New Roman"/>
        </w:rPr>
        <w:t>for</w:t>
      </w:r>
      <w:r w:rsidR="00DE0452">
        <w:rPr>
          <w:rFonts w:ascii="Times New Roman" w:hAnsi="Times New Roman" w:cs="Times New Roman"/>
        </w:rPr>
        <w:t xml:space="preserve"> the car </w:t>
      </w:r>
      <w:r w:rsidR="003D54D0">
        <w:rPr>
          <w:rFonts w:ascii="Times New Roman" w:hAnsi="Times New Roman" w:cs="Times New Roman"/>
        </w:rPr>
        <w:t xml:space="preserve">if it </w:t>
      </w:r>
      <w:r w:rsidR="00DE0452">
        <w:rPr>
          <w:rFonts w:ascii="Times New Roman" w:hAnsi="Times New Roman" w:cs="Times New Roman"/>
        </w:rPr>
        <w:t xml:space="preserve">is too fast or the </w:t>
      </w:r>
      <w:r w:rsidR="002760FA">
        <w:rPr>
          <w:rFonts w:ascii="Times New Roman" w:hAnsi="Times New Roman" w:cs="Times New Roman"/>
        </w:rPr>
        <w:t xml:space="preserve">angular velocity is too step, it </w:t>
      </w:r>
      <w:r w:rsidR="00A2686A">
        <w:rPr>
          <w:rFonts w:ascii="Times New Roman" w:hAnsi="Times New Roman" w:cs="Times New Roman"/>
        </w:rPr>
        <w:t>will</w:t>
      </w:r>
      <w:r w:rsidR="002760FA">
        <w:rPr>
          <w:rFonts w:ascii="Times New Roman" w:hAnsi="Times New Roman" w:cs="Times New Roman"/>
        </w:rPr>
        <w:t xml:space="preserve"> </w:t>
      </w:r>
      <w:r w:rsidR="007B1562">
        <w:rPr>
          <w:rFonts w:ascii="Times New Roman" w:hAnsi="Times New Roman" w:cs="Times New Roman"/>
        </w:rPr>
        <w:t>collide</w:t>
      </w:r>
      <w:r w:rsidR="002760FA">
        <w:rPr>
          <w:rFonts w:ascii="Times New Roman" w:hAnsi="Times New Roman" w:cs="Times New Roman"/>
        </w:rPr>
        <w:t xml:space="preserve"> some obstacles. </w:t>
      </w:r>
      <w:r w:rsidR="007B1562">
        <w:rPr>
          <w:rFonts w:ascii="Times New Roman" w:hAnsi="Times New Roman" w:cs="Times New Roman"/>
        </w:rPr>
        <w:t xml:space="preserve">Here is the code for </w:t>
      </w:r>
      <w:r w:rsidR="00CF5F7B">
        <w:rPr>
          <w:rFonts w:ascii="Times New Roman" w:hAnsi="Times New Roman" w:cs="Times New Roman"/>
        </w:rPr>
        <w:t>fence collision</w:t>
      </w:r>
      <w:r w:rsidR="000840D9">
        <w:rPr>
          <w:rFonts w:ascii="Times New Roman" w:hAnsi="Times New Roman" w:cs="Times New Roman"/>
        </w:rPr>
        <w:t>, and bad point collision is similar</w:t>
      </w:r>
      <w:r w:rsidR="00CF5F7B">
        <w:rPr>
          <w:rFonts w:ascii="Times New Roman" w:hAnsi="Times New Roman" w:cs="Times New Roman"/>
        </w:rPr>
        <w:t>:</w:t>
      </w:r>
    </w:p>
    <w:p w14:paraId="64DCE11D" w14:textId="1562D0F3" w:rsidR="00CF5F7B" w:rsidRDefault="00707B4B" w:rsidP="00707B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sidR="00CF5F7B">
        <w:rPr>
          <w:rFonts w:ascii="Consolas" w:hAnsi="Consolas" w:cs="Consolas"/>
          <w:color w:val="0000FF"/>
          <w:sz w:val="19"/>
          <w:szCs w:val="19"/>
        </w:rPr>
        <w:t>private</w:t>
      </w:r>
      <w:r w:rsidR="00CF5F7B">
        <w:rPr>
          <w:rFonts w:ascii="Consolas" w:hAnsi="Consolas" w:cs="Consolas"/>
          <w:color w:val="000000"/>
          <w:sz w:val="19"/>
          <w:szCs w:val="19"/>
        </w:rPr>
        <w:t xml:space="preserve"> </w:t>
      </w:r>
      <w:r w:rsidR="00CF5F7B">
        <w:rPr>
          <w:rFonts w:ascii="Consolas" w:hAnsi="Consolas" w:cs="Consolas"/>
          <w:color w:val="0000FF"/>
          <w:sz w:val="19"/>
          <w:szCs w:val="19"/>
        </w:rPr>
        <w:t>void</w:t>
      </w:r>
      <w:r w:rsidR="00CF5F7B">
        <w:rPr>
          <w:rFonts w:ascii="Consolas" w:hAnsi="Consolas" w:cs="Consolas"/>
          <w:color w:val="000000"/>
          <w:sz w:val="19"/>
          <w:szCs w:val="19"/>
        </w:rPr>
        <w:t xml:space="preserve"> </w:t>
      </w:r>
      <w:proofErr w:type="spellStart"/>
      <w:proofErr w:type="gramStart"/>
      <w:r w:rsidR="00CF5F7B">
        <w:rPr>
          <w:rFonts w:ascii="Consolas" w:hAnsi="Consolas" w:cs="Consolas"/>
          <w:color w:val="0000FF"/>
          <w:sz w:val="19"/>
          <w:szCs w:val="19"/>
        </w:rPr>
        <w:t>OnCollisionEnter</w:t>
      </w:r>
      <w:proofErr w:type="spellEnd"/>
      <w:r w:rsidR="00CF5F7B">
        <w:rPr>
          <w:rFonts w:ascii="Consolas" w:hAnsi="Consolas" w:cs="Consolas"/>
          <w:color w:val="000000"/>
          <w:sz w:val="19"/>
          <w:szCs w:val="19"/>
        </w:rPr>
        <w:t>(</w:t>
      </w:r>
      <w:proofErr w:type="gramEnd"/>
      <w:r w:rsidR="00CF5F7B">
        <w:rPr>
          <w:rFonts w:ascii="Consolas" w:hAnsi="Consolas" w:cs="Consolas"/>
          <w:color w:val="000000"/>
          <w:sz w:val="19"/>
          <w:szCs w:val="19"/>
        </w:rPr>
        <w:t>Collision collision)</w:t>
      </w:r>
    </w:p>
    <w:p w14:paraId="08B508C7"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41E7BB5"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collision.collider.transform.parent?.tag</w:t>
      </w:r>
      <w:proofErr w:type="spellEnd"/>
      <w:r>
        <w:rPr>
          <w:rFonts w:ascii="Consolas" w:hAnsi="Consolas" w:cs="Consolas"/>
          <w:color w:val="000000"/>
          <w:sz w:val="19"/>
          <w:szCs w:val="19"/>
        </w:rPr>
        <w:t xml:space="preserve"> == </w:t>
      </w:r>
      <w:r>
        <w:rPr>
          <w:rFonts w:ascii="Consolas" w:hAnsi="Consolas" w:cs="Consolas"/>
          <w:color w:val="A31515"/>
          <w:sz w:val="19"/>
          <w:szCs w:val="19"/>
        </w:rPr>
        <w:t>"fence"</w:t>
      </w:r>
      <w:r>
        <w:rPr>
          <w:rFonts w:ascii="Consolas" w:hAnsi="Consolas" w:cs="Consolas"/>
          <w:color w:val="000000"/>
          <w:sz w:val="19"/>
          <w:szCs w:val="19"/>
        </w:rPr>
        <w:t>)</w:t>
      </w:r>
    </w:p>
    <w:p w14:paraId="407C982F"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6E71D37"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AddReward</w:t>
      </w:r>
      <w:proofErr w:type="spellEnd"/>
      <w:r>
        <w:rPr>
          <w:rFonts w:ascii="Consolas" w:hAnsi="Consolas" w:cs="Consolas"/>
          <w:color w:val="000000"/>
          <w:sz w:val="19"/>
          <w:szCs w:val="19"/>
        </w:rPr>
        <w:t>(-</w:t>
      </w:r>
      <w:proofErr w:type="spellStart"/>
      <w:r>
        <w:rPr>
          <w:rFonts w:ascii="Consolas" w:hAnsi="Consolas" w:cs="Consolas"/>
          <w:color w:val="000000"/>
          <w:sz w:val="19"/>
          <w:szCs w:val="19"/>
        </w:rPr>
        <w:t>CumulativeCheckPointReward</w:t>
      </w:r>
      <w:proofErr w:type="spellEnd"/>
      <w:r>
        <w:rPr>
          <w:rFonts w:ascii="Consolas" w:hAnsi="Consolas" w:cs="Consolas"/>
          <w:color w:val="000000"/>
          <w:sz w:val="19"/>
          <w:szCs w:val="19"/>
        </w:rPr>
        <w:t>);</w:t>
      </w:r>
    </w:p>
    <w:p w14:paraId="6B588E29"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CumulativeCheckPointReward</w:t>
      </w:r>
      <w:proofErr w:type="spellEnd"/>
      <w:r>
        <w:rPr>
          <w:rFonts w:ascii="Consolas" w:hAnsi="Consolas" w:cs="Consolas"/>
          <w:color w:val="000000"/>
          <w:sz w:val="19"/>
          <w:szCs w:val="19"/>
        </w:rPr>
        <w:t xml:space="preserve"> = 0.05f;</w:t>
      </w:r>
    </w:p>
    <w:p w14:paraId="3F52AA2A"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(chances-- &lt;= 0)</w:t>
      </w:r>
    </w:p>
    <w:p w14:paraId="6156DD0E"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C6B4D15"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Done(</w:t>
      </w:r>
      <w:proofErr w:type="gramEnd"/>
      <w:r>
        <w:rPr>
          <w:rFonts w:ascii="Consolas" w:hAnsi="Consolas" w:cs="Consolas"/>
          <w:color w:val="000000"/>
          <w:sz w:val="19"/>
          <w:szCs w:val="19"/>
        </w:rPr>
        <w:t>);</w:t>
      </w:r>
    </w:p>
    <w:p w14:paraId="1B790728"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D144BEC"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CarDriver.GetComponent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Rigidbody</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).velocity = Vector3.zero;</w:t>
      </w:r>
    </w:p>
    <w:p w14:paraId="5EB14DA9"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CarDriver.GetComponent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Rigidbody</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roofErr w:type="spellStart"/>
      <w:r>
        <w:rPr>
          <w:rFonts w:ascii="Consolas" w:hAnsi="Consolas" w:cs="Consolas"/>
          <w:color w:val="000000"/>
          <w:sz w:val="19"/>
          <w:szCs w:val="19"/>
        </w:rPr>
        <w:t>angularVelocity</w:t>
      </w:r>
      <w:proofErr w:type="spellEnd"/>
      <w:r>
        <w:rPr>
          <w:rFonts w:ascii="Consolas" w:hAnsi="Consolas" w:cs="Consolas"/>
          <w:color w:val="000000"/>
          <w:sz w:val="19"/>
          <w:szCs w:val="19"/>
        </w:rPr>
        <w:t xml:space="preserve"> = Vector3.zero;</w:t>
      </w:r>
    </w:p>
    <w:p w14:paraId="52FD3DAF"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transform.position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LastCheckPointTransformPosition</w:t>
      </w:r>
      <w:proofErr w:type="spellEnd"/>
      <w:r>
        <w:rPr>
          <w:rFonts w:ascii="Consolas" w:hAnsi="Consolas" w:cs="Consolas"/>
          <w:color w:val="000000"/>
          <w:sz w:val="19"/>
          <w:szCs w:val="19"/>
        </w:rPr>
        <w:t>;</w:t>
      </w:r>
    </w:p>
    <w:p w14:paraId="583454FD"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transform.rotation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LastCheckPointTransformRotation</w:t>
      </w:r>
      <w:proofErr w:type="spellEnd"/>
      <w:r>
        <w:rPr>
          <w:rFonts w:ascii="Consolas" w:hAnsi="Consolas" w:cs="Consolas"/>
          <w:color w:val="000000"/>
          <w:sz w:val="19"/>
          <w:szCs w:val="19"/>
        </w:rPr>
        <w:t>;</w:t>
      </w:r>
    </w:p>
    <w:p w14:paraId="6AAD55C2"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5CB0E5B" w14:textId="5CCBAD1F" w:rsidR="00DA0633" w:rsidRDefault="00CF5F7B" w:rsidP="00DA0633">
      <w:pPr>
        <w:spacing w:line="480" w:lineRule="auto"/>
        <w:ind w:firstLine="432"/>
        <w:rPr>
          <w:rFonts w:ascii="Consolas" w:hAnsi="Consolas" w:cs="Consolas"/>
          <w:color w:val="000000"/>
          <w:sz w:val="19"/>
          <w:szCs w:val="19"/>
        </w:rPr>
      </w:pPr>
      <w:r>
        <w:rPr>
          <w:rFonts w:ascii="Consolas" w:hAnsi="Consolas" w:cs="Consolas"/>
          <w:color w:val="000000"/>
          <w:sz w:val="19"/>
          <w:szCs w:val="19"/>
        </w:rPr>
        <w:t>}</w:t>
      </w:r>
    </w:p>
    <w:p w14:paraId="0CBD5C86" w14:textId="5793477C" w:rsidR="00DA0633" w:rsidRDefault="00DA0633" w:rsidP="00DA0633">
      <w:pPr>
        <w:spacing w:line="480" w:lineRule="auto"/>
        <w:ind w:firstLine="432"/>
        <w:rPr>
          <w:rFonts w:ascii="Consolas" w:hAnsi="Consolas" w:cs="Consolas"/>
          <w:color w:val="000000"/>
          <w:sz w:val="19"/>
          <w:szCs w:val="19"/>
        </w:rPr>
      </w:pPr>
    </w:p>
    <w:p w14:paraId="482A52D6" w14:textId="7C4E1BFE" w:rsidR="00DA0633" w:rsidRDefault="00DA0633" w:rsidP="00DA0633">
      <w:pPr>
        <w:spacing w:line="480" w:lineRule="auto"/>
        <w:ind w:firstLine="432"/>
        <w:rPr>
          <w:rFonts w:ascii="Times New Roman" w:hAnsi="Times New Roman" w:cs="Times New Roman"/>
          <w:color w:val="000000"/>
        </w:rPr>
      </w:pPr>
      <w:r>
        <w:rPr>
          <w:rFonts w:ascii="Times New Roman" w:hAnsi="Times New Roman" w:cs="Times New Roman"/>
          <w:color w:val="000000"/>
        </w:rPr>
        <w:lastRenderedPageBreak/>
        <w:t xml:space="preserve">Firstly, </w:t>
      </w:r>
      <w:r w:rsidR="000840D9">
        <w:rPr>
          <w:rFonts w:ascii="Times New Roman" w:hAnsi="Times New Roman" w:cs="Times New Roman"/>
          <w:color w:val="000000"/>
        </w:rPr>
        <w:t xml:space="preserve">the program checks if the car really hits a fence. </w:t>
      </w:r>
      <w:r w:rsidR="006976D5">
        <w:rPr>
          <w:rFonts w:ascii="Times New Roman" w:hAnsi="Times New Roman" w:cs="Times New Roman"/>
          <w:color w:val="000000"/>
        </w:rPr>
        <w:t>Then it will take</w:t>
      </w:r>
      <w:r w:rsidR="008910C1">
        <w:rPr>
          <w:rFonts w:ascii="Times New Roman" w:hAnsi="Times New Roman" w:cs="Times New Roman"/>
          <w:color w:val="000000"/>
        </w:rPr>
        <w:t xml:space="preserve"> points</w:t>
      </w:r>
      <w:r w:rsidR="006976D5">
        <w:rPr>
          <w:rFonts w:ascii="Times New Roman" w:hAnsi="Times New Roman" w:cs="Times New Roman"/>
          <w:color w:val="000000"/>
        </w:rPr>
        <w:t xml:space="preserve"> off </w:t>
      </w:r>
      <w:r w:rsidR="00D30B08">
        <w:rPr>
          <w:rFonts w:ascii="Times New Roman" w:hAnsi="Times New Roman" w:cs="Times New Roman"/>
          <w:color w:val="000000"/>
        </w:rPr>
        <w:t xml:space="preserve">and reset </w:t>
      </w:r>
      <w:r w:rsidR="006976D5">
        <w:rPr>
          <w:rFonts w:ascii="Times New Roman" w:hAnsi="Times New Roman" w:cs="Times New Roman"/>
          <w:color w:val="000000"/>
        </w:rPr>
        <w:t xml:space="preserve">the cumulative reward </w:t>
      </w:r>
      <w:r w:rsidR="00192672">
        <w:rPr>
          <w:rFonts w:ascii="Times New Roman" w:hAnsi="Times New Roman" w:cs="Times New Roman"/>
          <w:color w:val="000000"/>
        </w:rPr>
        <w:t xml:space="preserve">gained by </w:t>
      </w:r>
      <w:r w:rsidR="00D91A75">
        <w:rPr>
          <w:rFonts w:ascii="Times New Roman" w:hAnsi="Times New Roman" w:cs="Times New Roman"/>
          <w:color w:val="000000"/>
        </w:rPr>
        <w:t>touching checkpoints</w:t>
      </w:r>
      <w:r w:rsidR="00192672">
        <w:rPr>
          <w:rFonts w:ascii="Times New Roman" w:hAnsi="Times New Roman" w:cs="Times New Roman"/>
          <w:color w:val="000000"/>
        </w:rPr>
        <w:t xml:space="preserve">. </w:t>
      </w:r>
      <w:r w:rsidR="00C448FA">
        <w:rPr>
          <w:rFonts w:ascii="Times New Roman" w:hAnsi="Times New Roman" w:cs="Times New Roman"/>
          <w:color w:val="000000"/>
        </w:rPr>
        <w:t>The cumulative reward</w:t>
      </w:r>
      <w:r w:rsidR="00192672">
        <w:rPr>
          <w:rFonts w:ascii="Times New Roman" w:hAnsi="Times New Roman" w:cs="Times New Roman"/>
          <w:color w:val="000000"/>
        </w:rPr>
        <w:t xml:space="preserve"> is the integral model of reward function</w:t>
      </w:r>
      <w:r w:rsidR="00D30B08">
        <w:rPr>
          <w:rFonts w:ascii="Times New Roman" w:hAnsi="Times New Roman" w:cs="Times New Roman"/>
          <w:color w:val="000000"/>
        </w:rPr>
        <w:t xml:space="preserve">, which will be introduced later. </w:t>
      </w:r>
      <w:r w:rsidR="007D28B3">
        <w:rPr>
          <w:rFonts w:ascii="Times New Roman" w:hAnsi="Times New Roman" w:cs="Times New Roman"/>
          <w:color w:val="000000"/>
        </w:rPr>
        <w:t xml:space="preserve">The agent has </w:t>
      </w:r>
      <w:r w:rsidR="00ED10F6">
        <w:rPr>
          <w:rFonts w:ascii="Times New Roman" w:hAnsi="Times New Roman" w:cs="Times New Roman"/>
          <w:color w:val="000000"/>
        </w:rPr>
        <w:t>chance of 5</w:t>
      </w:r>
      <w:r w:rsidR="007D28B3">
        <w:rPr>
          <w:rFonts w:ascii="Times New Roman" w:hAnsi="Times New Roman" w:cs="Times New Roman"/>
          <w:color w:val="000000"/>
        </w:rPr>
        <w:t xml:space="preserve">. Each collision with </w:t>
      </w:r>
      <w:r w:rsidR="00ED10F6">
        <w:rPr>
          <w:rFonts w:ascii="Times New Roman" w:hAnsi="Times New Roman" w:cs="Times New Roman"/>
          <w:color w:val="000000"/>
        </w:rPr>
        <w:t>an obstacle will decrease the chance by 1. If the chance is</w:t>
      </w:r>
      <w:r w:rsidR="00DE2F1A">
        <w:rPr>
          <w:rFonts w:ascii="Times New Roman" w:hAnsi="Times New Roman" w:cs="Times New Roman"/>
          <w:color w:val="000000"/>
        </w:rPr>
        <w:t xml:space="preserve"> equal or</w:t>
      </w:r>
      <w:r w:rsidR="00ED10F6">
        <w:rPr>
          <w:rFonts w:ascii="Times New Roman" w:hAnsi="Times New Roman" w:cs="Times New Roman"/>
          <w:color w:val="000000"/>
        </w:rPr>
        <w:t xml:space="preserve"> below 0, the whole program will </w:t>
      </w:r>
      <w:r w:rsidR="00F140A1">
        <w:rPr>
          <w:rFonts w:ascii="Times New Roman" w:hAnsi="Times New Roman" w:cs="Times New Roman"/>
          <w:color w:val="000000"/>
        </w:rPr>
        <w:t>be restarted,</w:t>
      </w:r>
      <w:r w:rsidR="008D45AD">
        <w:rPr>
          <w:rFonts w:ascii="Times New Roman" w:hAnsi="Times New Roman" w:cs="Times New Roman"/>
          <w:color w:val="000000"/>
        </w:rPr>
        <w:t xml:space="preserve"> and the car needs to </w:t>
      </w:r>
      <w:r w:rsidR="00B7422F">
        <w:rPr>
          <w:rFonts w:ascii="Times New Roman" w:hAnsi="Times New Roman" w:cs="Times New Roman"/>
          <w:color w:val="000000"/>
        </w:rPr>
        <w:t>run the map again.</w:t>
      </w:r>
      <w:r w:rsidR="00D12CF8">
        <w:rPr>
          <w:rFonts w:ascii="Times New Roman" w:hAnsi="Times New Roman" w:cs="Times New Roman"/>
          <w:color w:val="000000"/>
        </w:rPr>
        <w:t xml:space="preserve"> </w:t>
      </w:r>
      <w:r w:rsidR="001B6066">
        <w:rPr>
          <w:rFonts w:ascii="Times New Roman" w:hAnsi="Times New Roman" w:cs="Times New Roman"/>
          <w:color w:val="000000"/>
        </w:rPr>
        <w:t>The idea is also like integral model. The error of collision with obstacles will be summed up</w:t>
      </w:r>
      <w:r w:rsidR="00D47956">
        <w:rPr>
          <w:rFonts w:ascii="Times New Roman" w:hAnsi="Times New Roman" w:cs="Times New Roman"/>
          <w:color w:val="000000"/>
        </w:rPr>
        <w:t>.</w:t>
      </w:r>
      <w:r w:rsidR="001B6066">
        <w:rPr>
          <w:rFonts w:ascii="Times New Roman" w:hAnsi="Times New Roman" w:cs="Times New Roman"/>
          <w:color w:val="000000"/>
        </w:rPr>
        <w:t xml:space="preserve"> </w:t>
      </w:r>
      <w:r w:rsidR="00D47956">
        <w:rPr>
          <w:rFonts w:ascii="Times New Roman" w:hAnsi="Times New Roman" w:cs="Times New Roman"/>
          <w:color w:val="000000"/>
        </w:rPr>
        <w:t xml:space="preserve">If </w:t>
      </w:r>
      <w:r w:rsidR="001B6066">
        <w:rPr>
          <w:rFonts w:ascii="Times New Roman" w:hAnsi="Times New Roman" w:cs="Times New Roman"/>
          <w:color w:val="000000"/>
        </w:rPr>
        <w:t xml:space="preserve">there are too many such errors, the whole program restarts. </w:t>
      </w:r>
      <w:r w:rsidR="00D12CF8">
        <w:rPr>
          <w:rFonts w:ascii="Times New Roman" w:hAnsi="Times New Roman" w:cs="Times New Roman"/>
          <w:color w:val="000000"/>
        </w:rPr>
        <w:t>The last 4 lines is to re</w:t>
      </w:r>
      <w:r w:rsidR="00BD17CD">
        <w:rPr>
          <w:rFonts w:ascii="Times New Roman" w:hAnsi="Times New Roman" w:cs="Times New Roman"/>
          <w:color w:val="000000"/>
        </w:rPr>
        <w:t xml:space="preserve">set the </w:t>
      </w:r>
      <w:r w:rsidR="00FB5249">
        <w:rPr>
          <w:rFonts w:ascii="Times New Roman" w:hAnsi="Times New Roman" w:cs="Times New Roman"/>
          <w:color w:val="000000"/>
        </w:rPr>
        <w:t>velocity and angular velocity of the car</w:t>
      </w:r>
      <w:r w:rsidR="009E54E5">
        <w:rPr>
          <w:rFonts w:ascii="Times New Roman" w:hAnsi="Times New Roman" w:cs="Times New Roman"/>
          <w:color w:val="000000"/>
        </w:rPr>
        <w:t xml:space="preserve">, which removes all forces on the car so that it </w:t>
      </w:r>
      <w:r w:rsidR="004416CB">
        <w:rPr>
          <w:rFonts w:ascii="Times New Roman" w:hAnsi="Times New Roman" w:cs="Times New Roman"/>
          <w:color w:val="000000"/>
        </w:rPr>
        <w:t xml:space="preserve">can </w:t>
      </w:r>
      <w:r w:rsidR="001579C4">
        <w:rPr>
          <w:rFonts w:ascii="Times New Roman" w:hAnsi="Times New Roman" w:cs="Times New Roman"/>
          <w:color w:val="000000"/>
        </w:rPr>
        <w:t>stop the car and</w:t>
      </w:r>
      <w:r w:rsidR="00FB5249">
        <w:rPr>
          <w:rFonts w:ascii="Times New Roman" w:hAnsi="Times New Roman" w:cs="Times New Roman"/>
          <w:color w:val="000000"/>
        </w:rPr>
        <w:t xml:space="preserve"> bring </w:t>
      </w:r>
      <w:r w:rsidR="001579C4">
        <w:rPr>
          <w:rFonts w:ascii="Times New Roman" w:hAnsi="Times New Roman" w:cs="Times New Roman"/>
          <w:color w:val="000000"/>
        </w:rPr>
        <w:t>it</w:t>
      </w:r>
      <w:r w:rsidR="00FB5249">
        <w:rPr>
          <w:rFonts w:ascii="Times New Roman" w:hAnsi="Times New Roman" w:cs="Times New Roman"/>
          <w:color w:val="000000"/>
        </w:rPr>
        <w:t xml:space="preserve"> back to latest checkpoint if the car still has chance.</w:t>
      </w:r>
    </w:p>
    <w:p w14:paraId="5CC41BE9" w14:textId="651B2D68" w:rsidR="004229A9" w:rsidRDefault="004229A9" w:rsidP="00DA0633">
      <w:pPr>
        <w:spacing w:line="480" w:lineRule="auto"/>
        <w:ind w:firstLine="432"/>
        <w:rPr>
          <w:rFonts w:ascii="Times New Roman" w:hAnsi="Times New Roman" w:cs="Times New Roman"/>
          <w:color w:val="000000"/>
        </w:rPr>
      </w:pPr>
    </w:p>
    <w:p w14:paraId="5EA9DD4D" w14:textId="2F69593E" w:rsidR="001733E4" w:rsidRDefault="001733E4" w:rsidP="000633D1">
      <w:pPr>
        <w:pStyle w:val="Heading4"/>
      </w:pPr>
      <w:r>
        <w:t>3.</w:t>
      </w:r>
      <w:r w:rsidR="006150F1">
        <w:t>4</w:t>
      </w:r>
      <w:r w:rsidR="000D319B">
        <w:t>.4</w:t>
      </w:r>
      <w:r>
        <w:t xml:space="preserve"> PID Model in Reward</w:t>
      </w:r>
    </w:p>
    <w:p w14:paraId="35F95DDD" w14:textId="0594DBEE" w:rsidR="00F140A1" w:rsidRDefault="00F140A1" w:rsidP="00DA0633">
      <w:pPr>
        <w:spacing w:line="480" w:lineRule="auto"/>
        <w:ind w:firstLine="432"/>
        <w:rPr>
          <w:rFonts w:ascii="Times New Roman" w:hAnsi="Times New Roman" w:cs="Times New Roman"/>
          <w:color w:val="000000"/>
        </w:rPr>
      </w:pPr>
    </w:p>
    <w:p w14:paraId="3AC5E7D8" w14:textId="4B9A76F0" w:rsidR="00EB7703" w:rsidRDefault="00EB7703" w:rsidP="00DA0633">
      <w:pPr>
        <w:spacing w:line="480" w:lineRule="auto"/>
        <w:ind w:firstLine="432"/>
        <w:rPr>
          <w:rFonts w:ascii="Times New Roman" w:hAnsi="Times New Roman" w:cs="Times New Roman"/>
          <w:color w:val="000000"/>
        </w:rPr>
      </w:pPr>
      <w:r>
        <w:rPr>
          <w:rFonts w:ascii="Times New Roman" w:hAnsi="Times New Roman" w:cs="Times New Roman"/>
          <w:color w:val="000000"/>
        </w:rPr>
        <w:t xml:space="preserve">The </w:t>
      </w:r>
      <w:r w:rsidR="0047107A">
        <w:rPr>
          <w:rFonts w:ascii="Times New Roman" w:hAnsi="Times New Roman" w:cs="Times New Roman"/>
          <w:color w:val="000000"/>
        </w:rPr>
        <w:t xml:space="preserve">agent can get rewarded indirectly in proportion model. </w:t>
      </w:r>
      <w:r w:rsidR="002E36DF">
        <w:rPr>
          <w:rFonts w:ascii="Times New Roman" w:hAnsi="Times New Roman" w:cs="Times New Roman"/>
          <w:color w:val="000000"/>
        </w:rPr>
        <w:t>The program does</w:t>
      </w:r>
      <w:r w:rsidR="003D1329">
        <w:rPr>
          <w:rFonts w:ascii="Times New Roman" w:hAnsi="Times New Roman" w:cs="Times New Roman"/>
          <w:color w:val="000000"/>
        </w:rPr>
        <w:t xml:space="preserve"> not</w:t>
      </w:r>
      <w:r w:rsidR="002E36DF">
        <w:rPr>
          <w:rFonts w:ascii="Times New Roman" w:hAnsi="Times New Roman" w:cs="Times New Roman"/>
          <w:color w:val="000000"/>
        </w:rPr>
        <w:t xml:space="preserve"> have a direct code for adding points to the agent</w:t>
      </w:r>
      <w:r w:rsidR="00CF768B">
        <w:rPr>
          <w:rFonts w:ascii="Times New Roman" w:hAnsi="Times New Roman" w:cs="Times New Roman"/>
          <w:color w:val="000000"/>
        </w:rPr>
        <w:t xml:space="preserve"> </w:t>
      </w:r>
      <w:r w:rsidR="00256D3D">
        <w:rPr>
          <w:rFonts w:ascii="Times New Roman" w:hAnsi="Times New Roman" w:cs="Times New Roman"/>
          <w:color w:val="000000"/>
        </w:rPr>
        <w:t>in</w:t>
      </w:r>
      <w:r w:rsidR="00CF768B">
        <w:rPr>
          <w:rFonts w:ascii="Times New Roman" w:hAnsi="Times New Roman" w:cs="Times New Roman"/>
          <w:color w:val="000000"/>
        </w:rPr>
        <w:t xml:space="preserve"> proportion model</w:t>
      </w:r>
      <w:r w:rsidR="002E36DF">
        <w:rPr>
          <w:rFonts w:ascii="Times New Roman" w:hAnsi="Times New Roman" w:cs="Times New Roman"/>
          <w:color w:val="000000"/>
        </w:rPr>
        <w:t xml:space="preserve">. However, the agent gains from </w:t>
      </w:r>
      <w:r w:rsidR="008344CF">
        <w:rPr>
          <w:rFonts w:ascii="Times New Roman" w:hAnsi="Times New Roman" w:cs="Times New Roman"/>
          <w:color w:val="000000"/>
        </w:rPr>
        <w:t>less and less punishment</w:t>
      </w:r>
      <w:r w:rsidR="003C5675">
        <w:rPr>
          <w:rFonts w:ascii="Times New Roman" w:hAnsi="Times New Roman" w:cs="Times New Roman"/>
          <w:color w:val="000000"/>
        </w:rPr>
        <w:t>, which means</w:t>
      </w:r>
      <w:r w:rsidR="008344CF">
        <w:rPr>
          <w:rFonts w:ascii="Times New Roman" w:hAnsi="Times New Roman" w:cs="Times New Roman"/>
          <w:color w:val="000000"/>
        </w:rPr>
        <w:t xml:space="preserve"> </w:t>
      </w:r>
      <w:r w:rsidR="003C5675">
        <w:rPr>
          <w:rFonts w:ascii="Times New Roman" w:hAnsi="Times New Roman" w:cs="Times New Roman"/>
          <w:color w:val="000000"/>
        </w:rPr>
        <w:t>i</w:t>
      </w:r>
      <w:r w:rsidR="008344CF">
        <w:rPr>
          <w:rFonts w:ascii="Times New Roman" w:hAnsi="Times New Roman" w:cs="Times New Roman"/>
          <w:color w:val="000000"/>
        </w:rPr>
        <w:t xml:space="preserve">f the distance is closer and closer, </w:t>
      </w:r>
      <w:r w:rsidR="00D26E9F">
        <w:rPr>
          <w:rFonts w:ascii="Times New Roman" w:hAnsi="Times New Roman" w:cs="Times New Roman"/>
          <w:color w:val="000000"/>
        </w:rPr>
        <w:t xml:space="preserve">the loss is smaller and smaller. Therefore, the agent can gain </w:t>
      </w:r>
      <w:r w:rsidR="003710F2">
        <w:rPr>
          <w:rFonts w:ascii="Times New Roman" w:hAnsi="Times New Roman" w:cs="Times New Roman"/>
          <w:color w:val="000000"/>
        </w:rPr>
        <w:t>the points indirectly from this situation.</w:t>
      </w:r>
      <w:r w:rsidR="00CC3917">
        <w:rPr>
          <w:rFonts w:ascii="Times New Roman" w:hAnsi="Times New Roman" w:cs="Times New Roman"/>
          <w:color w:val="000000"/>
        </w:rPr>
        <w:t xml:space="preserve"> Similar idea applies to derivative model. </w:t>
      </w:r>
      <w:r w:rsidR="00CF768B">
        <w:rPr>
          <w:rFonts w:ascii="Times New Roman" w:hAnsi="Times New Roman" w:cs="Times New Roman"/>
          <w:color w:val="000000"/>
        </w:rPr>
        <w:t>The program does</w:t>
      </w:r>
      <w:r w:rsidR="008C1C49">
        <w:rPr>
          <w:rFonts w:ascii="Times New Roman" w:hAnsi="Times New Roman" w:cs="Times New Roman"/>
          <w:color w:val="000000"/>
        </w:rPr>
        <w:t xml:space="preserve"> not</w:t>
      </w:r>
      <w:r w:rsidR="00CF768B">
        <w:rPr>
          <w:rFonts w:ascii="Times New Roman" w:hAnsi="Times New Roman" w:cs="Times New Roman"/>
          <w:color w:val="000000"/>
        </w:rPr>
        <w:t xml:space="preserve"> have direction code </w:t>
      </w:r>
      <w:r w:rsidR="00256D3D">
        <w:rPr>
          <w:rFonts w:ascii="Times New Roman" w:hAnsi="Times New Roman" w:cs="Times New Roman"/>
          <w:color w:val="000000"/>
        </w:rPr>
        <w:t>in</w:t>
      </w:r>
      <w:r w:rsidR="00CF768B">
        <w:rPr>
          <w:rFonts w:ascii="Times New Roman" w:hAnsi="Times New Roman" w:cs="Times New Roman"/>
          <w:color w:val="000000"/>
        </w:rPr>
        <w:t xml:space="preserve"> derivative</w:t>
      </w:r>
      <w:r w:rsidR="00256D3D">
        <w:rPr>
          <w:rFonts w:ascii="Times New Roman" w:hAnsi="Times New Roman" w:cs="Times New Roman"/>
          <w:color w:val="000000"/>
        </w:rPr>
        <w:t xml:space="preserve"> model</w:t>
      </w:r>
      <w:r w:rsidR="00CF768B">
        <w:rPr>
          <w:rFonts w:ascii="Times New Roman" w:hAnsi="Times New Roman" w:cs="Times New Roman"/>
          <w:color w:val="000000"/>
        </w:rPr>
        <w:t xml:space="preserve"> either. </w:t>
      </w:r>
      <w:r w:rsidR="00B93A11">
        <w:rPr>
          <w:rFonts w:ascii="Times New Roman" w:hAnsi="Times New Roman" w:cs="Times New Roman"/>
          <w:color w:val="000000"/>
        </w:rPr>
        <w:t xml:space="preserve">The agent will not be punished if </w:t>
      </w:r>
      <w:r w:rsidR="00B15664">
        <w:rPr>
          <w:rFonts w:ascii="Times New Roman" w:hAnsi="Times New Roman" w:cs="Times New Roman"/>
          <w:color w:val="000000"/>
        </w:rPr>
        <w:t xml:space="preserve">the velocity and the angular velocity are stable </w:t>
      </w:r>
      <w:r w:rsidR="00D47CB7">
        <w:rPr>
          <w:rFonts w:ascii="Times New Roman" w:hAnsi="Times New Roman" w:cs="Times New Roman"/>
          <w:color w:val="000000"/>
        </w:rPr>
        <w:t xml:space="preserve">and smooth, the car will not touch any obstacle, then the car will not lose any point. </w:t>
      </w:r>
      <w:r w:rsidR="004323B5">
        <w:rPr>
          <w:rFonts w:ascii="Times New Roman" w:hAnsi="Times New Roman" w:cs="Times New Roman"/>
          <w:color w:val="000000"/>
        </w:rPr>
        <w:t>The agent can also gain points from this situation</w:t>
      </w:r>
      <w:r w:rsidR="00CF768B">
        <w:rPr>
          <w:rFonts w:ascii="Times New Roman" w:hAnsi="Times New Roman" w:cs="Times New Roman"/>
          <w:color w:val="000000"/>
        </w:rPr>
        <w:t xml:space="preserve"> indirectly.</w:t>
      </w:r>
    </w:p>
    <w:p w14:paraId="3C5AB79F" w14:textId="26E256F8" w:rsidR="00256D3D" w:rsidRDefault="00256D3D" w:rsidP="00DA0633">
      <w:pPr>
        <w:spacing w:line="480" w:lineRule="auto"/>
        <w:ind w:firstLine="432"/>
        <w:rPr>
          <w:rFonts w:ascii="Times New Roman" w:hAnsi="Times New Roman" w:cs="Times New Roman"/>
          <w:color w:val="000000"/>
        </w:rPr>
      </w:pPr>
      <w:r>
        <w:rPr>
          <w:rFonts w:ascii="Times New Roman" w:hAnsi="Times New Roman" w:cs="Times New Roman"/>
          <w:color w:val="000000"/>
        </w:rPr>
        <w:t xml:space="preserve">The only </w:t>
      </w:r>
      <w:r w:rsidR="00BB5B6C">
        <w:rPr>
          <w:rFonts w:ascii="Times New Roman" w:hAnsi="Times New Roman" w:cs="Times New Roman"/>
          <w:color w:val="000000"/>
        </w:rPr>
        <w:t>direct</w:t>
      </w:r>
      <w:r>
        <w:rPr>
          <w:rFonts w:ascii="Times New Roman" w:hAnsi="Times New Roman" w:cs="Times New Roman"/>
          <w:color w:val="000000"/>
        </w:rPr>
        <w:t xml:space="preserve"> code is for integral model.</w:t>
      </w:r>
      <w:r w:rsidR="004F21D3">
        <w:rPr>
          <w:rFonts w:ascii="Times New Roman" w:hAnsi="Times New Roman" w:cs="Times New Roman"/>
          <w:color w:val="000000"/>
        </w:rPr>
        <w:t xml:space="preserve"> Here is the code for the agent touches any checkpoint:</w:t>
      </w:r>
    </w:p>
    <w:p w14:paraId="584315F9" w14:textId="77777777" w:rsidR="00000B65" w:rsidRDefault="00000B65" w:rsidP="00000B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AddReward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CumulativeCheckPointReward</w:t>
      </w:r>
      <w:proofErr w:type="spellEnd"/>
      <w:r>
        <w:rPr>
          <w:rFonts w:ascii="Consolas" w:hAnsi="Consolas" w:cs="Consolas"/>
          <w:color w:val="000000"/>
          <w:sz w:val="19"/>
          <w:szCs w:val="19"/>
        </w:rPr>
        <w:t>);</w:t>
      </w:r>
    </w:p>
    <w:p w14:paraId="20AED3EA" w14:textId="77777777" w:rsidR="00000B65" w:rsidRDefault="00000B65" w:rsidP="00000B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CumulativeCheckPointReward</w:t>
      </w:r>
      <w:proofErr w:type="spellEnd"/>
      <w:r>
        <w:rPr>
          <w:rFonts w:ascii="Consolas" w:hAnsi="Consolas" w:cs="Consolas"/>
          <w:color w:val="000000"/>
          <w:sz w:val="19"/>
          <w:szCs w:val="19"/>
        </w:rPr>
        <w:t xml:space="preserve"> += 0.05f;</w:t>
      </w:r>
    </w:p>
    <w:p w14:paraId="6E048568" w14:textId="77777777" w:rsidR="00000B65" w:rsidRDefault="00000B65" w:rsidP="00000B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sender.SetActive</w:t>
      </w:r>
      <w:proofErr w:type="spellEnd"/>
      <w:proofErr w:type="gram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3E7ED8F9" w14:textId="77777777" w:rsidR="00000B65" w:rsidRDefault="00000B65" w:rsidP="00000B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StartDistance</w:t>
      </w:r>
      <w:proofErr w:type="spellEnd"/>
      <w:r>
        <w:rPr>
          <w:rFonts w:ascii="Consolas" w:hAnsi="Consolas" w:cs="Consolas"/>
          <w:color w:val="000000"/>
          <w:sz w:val="19"/>
          <w:szCs w:val="19"/>
        </w:rPr>
        <w:t xml:space="preserve"> = Vector3.Distance(</w:t>
      </w:r>
      <w:proofErr w:type="spellStart"/>
      <w:proofErr w:type="gramStart"/>
      <w:r>
        <w:rPr>
          <w:rFonts w:ascii="Consolas" w:hAnsi="Consolas" w:cs="Consolas"/>
          <w:color w:val="000000"/>
          <w:sz w:val="19"/>
          <w:szCs w:val="19"/>
        </w:rPr>
        <w:t>transform.position</w:t>
      </w:r>
      <w:proofErr w:type="spellEnd"/>
      <w:proofErr w:type="gramEnd"/>
      <w:r>
        <w:rPr>
          <w:rFonts w:ascii="Consolas" w:hAnsi="Consolas" w:cs="Consolas"/>
          <w:color w:val="000000"/>
          <w:sz w:val="19"/>
          <w:szCs w:val="19"/>
        </w:rPr>
        <w:t>,</w:t>
      </w:r>
    </w:p>
    <w:p w14:paraId="23569B68" w14:textId="77777777" w:rsidR="00000B65" w:rsidRDefault="00000B65" w:rsidP="00000B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TargetPoint.transform.position</w:t>
      </w:r>
      <w:proofErr w:type="spellEnd"/>
      <w:proofErr w:type="gramEnd"/>
      <w:r>
        <w:rPr>
          <w:rFonts w:ascii="Consolas" w:hAnsi="Consolas" w:cs="Consolas"/>
          <w:color w:val="000000"/>
          <w:sz w:val="19"/>
          <w:szCs w:val="19"/>
        </w:rPr>
        <w:t>);</w:t>
      </w:r>
    </w:p>
    <w:p w14:paraId="4C949B2E" w14:textId="77777777" w:rsidR="00000B65" w:rsidRDefault="00000B65" w:rsidP="00000B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C12089A" w14:textId="77777777" w:rsidR="00000B65" w:rsidRDefault="00000B65" w:rsidP="00000B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LastCheckPointTransformPosition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sender.transform</w:t>
      </w:r>
      <w:proofErr w:type="gramEnd"/>
      <w:r>
        <w:rPr>
          <w:rFonts w:ascii="Consolas" w:hAnsi="Consolas" w:cs="Consolas"/>
          <w:color w:val="000000"/>
          <w:sz w:val="19"/>
          <w:szCs w:val="19"/>
        </w:rPr>
        <w:t>.position</w:t>
      </w:r>
      <w:proofErr w:type="spellEnd"/>
      <w:r>
        <w:rPr>
          <w:rFonts w:ascii="Consolas" w:hAnsi="Consolas" w:cs="Consolas"/>
          <w:color w:val="000000"/>
          <w:sz w:val="19"/>
          <w:szCs w:val="19"/>
        </w:rPr>
        <w:t xml:space="preserve"> + Vector3.up * 2;</w:t>
      </w:r>
    </w:p>
    <w:p w14:paraId="542F24A3" w14:textId="28BC50B4" w:rsidR="004F21D3" w:rsidRDefault="00000B65" w:rsidP="00000B65">
      <w:pPr>
        <w:spacing w:line="480" w:lineRule="auto"/>
        <w:ind w:firstLine="432"/>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LastCheckPointTransformRotation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sender.transform</w:t>
      </w:r>
      <w:proofErr w:type="gramEnd"/>
      <w:r>
        <w:rPr>
          <w:rFonts w:ascii="Consolas" w:hAnsi="Consolas" w:cs="Consolas"/>
          <w:color w:val="000000"/>
          <w:sz w:val="19"/>
          <w:szCs w:val="19"/>
        </w:rPr>
        <w:t>.rotation</w:t>
      </w:r>
      <w:proofErr w:type="spellEnd"/>
      <w:r>
        <w:rPr>
          <w:rFonts w:ascii="Consolas" w:hAnsi="Consolas" w:cs="Consolas"/>
          <w:color w:val="000000"/>
          <w:sz w:val="19"/>
          <w:szCs w:val="19"/>
        </w:rPr>
        <w:t>;</w:t>
      </w:r>
    </w:p>
    <w:p w14:paraId="2594EADC" w14:textId="13D33200" w:rsidR="005913CF" w:rsidRDefault="00BC1C91" w:rsidP="00BC1C91">
      <w:pPr>
        <w:spacing w:line="480" w:lineRule="auto"/>
        <w:rPr>
          <w:rFonts w:ascii="Times New Roman" w:hAnsi="Times New Roman" w:cs="Times New Roman"/>
          <w:color w:val="000000"/>
        </w:rPr>
      </w:pPr>
      <w:r>
        <w:rPr>
          <w:rFonts w:ascii="Times New Roman" w:hAnsi="Times New Roman" w:cs="Times New Roman"/>
          <w:color w:val="000000"/>
        </w:rPr>
        <w:tab/>
      </w:r>
    </w:p>
    <w:p w14:paraId="2831D802" w14:textId="25BAB820" w:rsidR="00BC1C91" w:rsidRDefault="00BC1C91" w:rsidP="00BC1C91">
      <w:pPr>
        <w:spacing w:line="480" w:lineRule="auto"/>
        <w:rPr>
          <w:rFonts w:ascii="Times New Roman" w:hAnsi="Times New Roman" w:cs="Times New Roman"/>
          <w:color w:val="000000"/>
        </w:rPr>
      </w:pPr>
      <w:r>
        <w:rPr>
          <w:rFonts w:ascii="Times New Roman" w:hAnsi="Times New Roman" w:cs="Times New Roman"/>
          <w:color w:val="000000"/>
        </w:rPr>
        <w:tab/>
        <w:t xml:space="preserve">Each time when the car touches a checkpoint, the program rewards the car with a cumulative reward. </w:t>
      </w:r>
      <w:r w:rsidR="0035069B">
        <w:rPr>
          <w:rFonts w:ascii="Times New Roman" w:hAnsi="Times New Roman" w:cs="Times New Roman"/>
          <w:color w:val="000000"/>
        </w:rPr>
        <w:t xml:space="preserve">The reward will be bigger and bigger as the car touches more and more checkpoints. </w:t>
      </w:r>
      <w:r w:rsidR="003A18EE">
        <w:rPr>
          <w:rFonts w:ascii="Times New Roman" w:hAnsi="Times New Roman" w:cs="Times New Roman"/>
          <w:color w:val="000000"/>
        </w:rPr>
        <w:t xml:space="preserve">The </w:t>
      </w:r>
      <w:r w:rsidR="00BD1CEF">
        <w:rPr>
          <w:rFonts w:ascii="Times New Roman" w:hAnsi="Times New Roman" w:cs="Times New Roman"/>
          <w:color w:val="000000"/>
        </w:rPr>
        <w:t>point starts with 0.05f in float format. The first checkpoint</w:t>
      </w:r>
      <w:r w:rsidR="000509AD">
        <w:rPr>
          <w:rFonts w:ascii="Times New Roman" w:hAnsi="Times New Roman" w:cs="Times New Roman"/>
          <w:color w:val="000000"/>
        </w:rPr>
        <w:t xml:space="preserve"> that</w:t>
      </w:r>
      <w:r w:rsidR="00BD1CEF">
        <w:rPr>
          <w:rFonts w:ascii="Times New Roman" w:hAnsi="Times New Roman" w:cs="Times New Roman"/>
          <w:color w:val="000000"/>
        </w:rPr>
        <w:t xml:space="preserve"> the car touches will give the car </w:t>
      </w:r>
      <w:r w:rsidR="002F6DB4">
        <w:rPr>
          <w:rFonts w:ascii="Times New Roman" w:hAnsi="Times New Roman" w:cs="Times New Roman"/>
          <w:color w:val="000000"/>
        </w:rPr>
        <w:t>a point of 0.05f. The second will be 0.10</w:t>
      </w:r>
      <w:r w:rsidR="00800D00">
        <w:rPr>
          <w:rFonts w:ascii="Times New Roman" w:hAnsi="Times New Roman" w:cs="Times New Roman"/>
          <w:color w:val="000000"/>
        </w:rPr>
        <w:t>f</w:t>
      </w:r>
      <w:r w:rsidR="002F6DB4">
        <w:rPr>
          <w:rFonts w:ascii="Times New Roman" w:hAnsi="Times New Roman" w:cs="Times New Roman"/>
          <w:color w:val="000000"/>
        </w:rPr>
        <w:t xml:space="preserve">, etc. </w:t>
      </w:r>
      <w:r w:rsidR="00800D00">
        <w:rPr>
          <w:rFonts w:ascii="Times New Roman" w:hAnsi="Times New Roman" w:cs="Times New Roman"/>
          <w:color w:val="000000"/>
        </w:rPr>
        <w:t xml:space="preserve">This </w:t>
      </w:r>
      <w:r w:rsidR="00056DF4">
        <w:rPr>
          <w:rFonts w:ascii="Times New Roman" w:hAnsi="Times New Roman" w:cs="Times New Roman"/>
          <w:color w:val="000000"/>
        </w:rPr>
        <w:t>method means</w:t>
      </w:r>
      <w:r w:rsidR="00D47956">
        <w:rPr>
          <w:rFonts w:ascii="Times New Roman" w:hAnsi="Times New Roman" w:cs="Times New Roman"/>
          <w:color w:val="000000"/>
        </w:rPr>
        <w:t xml:space="preserve"> that</w:t>
      </w:r>
      <w:r w:rsidR="00056DF4">
        <w:rPr>
          <w:rFonts w:ascii="Times New Roman" w:hAnsi="Times New Roman" w:cs="Times New Roman"/>
          <w:color w:val="000000"/>
        </w:rPr>
        <w:t xml:space="preserve"> the reward is summed up</w:t>
      </w:r>
      <w:r w:rsidR="00C71BD8">
        <w:rPr>
          <w:rFonts w:ascii="Times New Roman" w:hAnsi="Times New Roman" w:cs="Times New Roman"/>
          <w:color w:val="000000"/>
        </w:rPr>
        <w:t xml:space="preserve">, which is the main </w:t>
      </w:r>
      <w:r w:rsidR="00F56606">
        <w:rPr>
          <w:rFonts w:ascii="Times New Roman" w:hAnsi="Times New Roman" w:cs="Times New Roman"/>
          <w:color w:val="000000"/>
        </w:rPr>
        <w:t>idea</w:t>
      </w:r>
      <w:r w:rsidR="00C71BD8">
        <w:rPr>
          <w:rFonts w:ascii="Times New Roman" w:hAnsi="Times New Roman" w:cs="Times New Roman"/>
          <w:color w:val="000000"/>
        </w:rPr>
        <w:t xml:space="preserve"> of integral model. </w:t>
      </w:r>
      <w:r w:rsidR="00F56606">
        <w:rPr>
          <w:rFonts w:ascii="Times New Roman" w:hAnsi="Times New Roman" w:cs="Times New Roman"/>
          <w:color w:val="000000"/>
        </w:rPr>
        <w:t xml:space="preserve">However, if the car collides any obstacle, the cumulative reward will be </w:t>
      </w:r>
      <w:r w:rsidR="00406567">
        <w:rPr>
          <w:rFonts w:ascii="Times New Roman" w:hAnsi="Times New Roman" w:cs="Times New Roman"/>
          <w:color w:val="000000"/>
        </w:rPr>
        <w:t>taken off and reset</w:t>
      </w:r>
      <w:r w:rsidR="00B3721D">
        <w:rPr>
          <w:rFonts w:ascii="Times New Roman" w:hAnsi="Times New Roman" w:cs="Times New Roman"/>
          <w:color w:val="000000"/>
        </w:rPr>
        <w:t xml:space="preserve">, so </w:t>
      </w:r>
      <w:r w:rsidR="00D47956">
        <w:rPr>
          <w:rFonts w:ascii="Times New Roman" w:hAnsi="Times New Roman" w:cs="Times New Roman"/>
          <w:color w:val="000000"/>
        </w:rPr>
        <w:t xml:space="preserve">that </w:t>
      </w:r>
      <w:r w:rsidR="00B3721D">
        <w:rPr>
          <w:rFonts w:ascii="Times New Roman" w:hAnsi="Times New Roman" w:cs="Times New Roman"/>
          <w:color w:val="000000"/>
        </w:rPr>
        <w:t xml:space="preserve">the car will be rewarded back to 0.05f if the car </w:t>
      </w:r>
      <w:r w:rsidR="00143684">
        <w:rPr>
          <w:rFonts w:ascii="Times New Roman" w:hAnsi="Times New Roman" w:cs="Times New Roman"/>
          <w:color w:val="000000"/>
        </w:rPr>
        <w:t>touches a checkpoint after the accident.</w:t>
      </w:r>
      <w:r w:rsidR="00406567">
        <w:rPr>
          <w:rFonts w:ascii="Times New Roman" w:hAnsi="Times New Roman" w:cs="Times New Roman"/>
          <w:color w:val="000000"/>
        </w:rPr>
        <w:t xml:space="preserve"> It is a severe punishment to the agent if it does something wrong. </w:t>
      </w:r>
      <w:r w:rsidR="004667CD">
        <w:rPr>
          <w:rFonts w:ascii="Times New Roman" w:hAnsi="Times New Roman" w:cs="Times New Roman"/>
          <w:color w:val="000000"/>
        </w:rPr>
        <w:t>The following line sets the start distance to the distance between the checkpoint and the destination</w:t>
      </w:r>
      <w:r w:rsidR="0090016B">
        <w:rPr>
          <w:rFonts w:ascii="Times New Roman" w:hAnsi="Times New Roman" w:cs="Times New Roman"/>
          <w:color w:val="000000"/>
        </w:rPr>
        <w:t xml:space="preserve">. The last two lines record </w:t>
      </w:r>
      <w:r w:rsidR="001406FE">
        <w:rPr>
          <w:rFonts w:ascii="Times New Roman" w:hAnsi="Times New Roman" w:cs="Times New Roman"/>
          <w:color w:val="000000"/>
        </w:rPr>
        <w:t>the latest checkpoint, so</w:t>
      </w:r>
      <w:r w:rsidR="00D47956">
        <w:rPr>
          <w:rFonts w:ascii="Times New Roman" w:hAnsi="Times New Roman" w:cs="Times New Roman"/>
          <w:color w:val="000000"/>
        </w:rPr>
        <w:t xml:space="preserve"> that</w:t>
      </w:r>
      <w:r w:rsidR="001406FE">
        <w:rPr>
          <w:rFonts w:ascii="Times New Roman" w:hAnsi="Times New Roman" w:cs="Times New Roman"/>
          <w:color w:val="000000"/>
        </w:rPr>
        <w:t xml:space="preserve"> the car can be brought back if it does something wrong </w:t>
      </w:r>
      <w:r w:rsidR="00B22BE7">
        <w:rPr>
          <w:rFonts w:ascii="Times New Roman" w:hAnsi="Times New Roman" w:cs="Times New Roman"/>
          <w:color w:val="000000"/>
        </w:rPr>
        <w:t>but</w:t>
      </w:r>
      <w:r w:rsidR="001406FE">
        <w:rPr>
          <w:rFonts w:ascii="Times New Roman" w:hAnsi="Times New Roman" w:cs="Times New Roman"/>
          <w:color w:val="000000"/>
        </w:rPr>
        <w:t xml:space="preserve"> still have </w:t>
      </w:r>
      <w:r w:rsidR="00D47956">
        <w:rPr>
          <w:rFonts w:ascii="Times New Roman" w:hAnsi="Times New Roman" w:cs="Times New Roman"/>
          <w:color w:val="000000"/>
        </w:rPr>
        <w:t xml:space="preserve">a </w:t>
      </w:r>
      <w:r w:rsidR="005C7187">
        <w:rPr>
          <w:rFonts w:ascii="Times New Roman" w:hAnsi="Times New Roman" w:cs="Times New Roman"/>
          <w:color w:val="000000"/>
        </w:rPr>
        <w:t xml:space="preserve">chance. When the car successfully touches the destination, it will be rewarded </w:t>
      </w:r>
      <w:r w:rsidR="00BB5F2E">
        <w:rPr>
          <w:rFonts w:ascii="Times New Roman" w:hAnsi="Times New Roman" w:cs="Times New Roman"/>
          <w:color w:val="000000"/>
        </w:rPr>
        <w:t xml:space="preserve">with </w:t>
      </w:r>
      <w:r w:rsidR="0067324A">
        <w:rPr>
          <w:rFonts w:ascii="Times New Roman" w:hAnsi="Times New Roman" w:cs="Times New Roman"/>
          <w:color w:val="000000"/>
        </w:rPr>
        <w:t>2</w:t>
      </w:r>
      <w:r w:rsidR="00BB5F2E">
        <w:rPr>
          <w:rFonts w:ascii="Times New Roman" w:hAnsi="Times New Roman" w:cs="Times New Roman"/>
          <w:color w:val="000000"/>
        </w:rPr>
        <w:t xml:space="preserve"> times larger as the current cumulative points it has</w:t>
      </w:r>
      <w:r w:rsidR="0067324A">
        <w:rPr>
          <w:rFonts w:ascii="Times New Roman" w:hAnsi="Times New Roman" w:cs="Times New Roman"/>
          <w:color w:val="000000"/>
        </w:rPr>
        <w:t>, and the program is reset for next epoch:</w:t>
      </w:r>
    </w:p>
    <w:p w14:paraId="071E1057" w14:textId="77777777" w:rsidR="0067324A" w:rsidRDefault="0067324A" w:rsidP="006732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AddReward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CumulativeCheckPointReward</w:t>
      </w:r>
      <w:proofErr w:type="spellEnd"/>
      <w:r>
        <w:rPr>
          <w:rFonts w:ascii="Consolas" w:hAnsi="Consolas" w:cs="Consolas"/>
          <w:color w:val="000000"/>
          <w:sz w:val="19"/>
          <w:szCs w:val="19"/>
        </w:rPr>
        <w:t xml:space="preserve"> * 2);</w:t>
      </w:r>
    </w:p>
    <w:p w14:paraId="4631FACF" w14:textId="26AB0E10" w:rsidR="0067324A" w:rsidRDefault="0067324A" w:rsidP="0067324A">
      <w:pPr>
        <w:spacing w:line="48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Done(</w:t>
      </w:r>
      <w:proofErr w:type="gramEnd"/>
      <w:r>
        <w:rPr>
          <w:rFonts w:ascii="Consolas" w:hAnsi="Consolas" w:cs="Consolas"/>
          <w:color w:val="000000"/>
          <w:sz w:val="19"/>
          <w:szCs w:val="19"/>
        </w:rPr>
        <w:t>);</w:t>
      </w:r>
    </w:p>
    <w:p w14:paraId="43032A0E" w14:textId="56132FCF" w:rsidR="00297A17" w:rsidRDefault="00297A17" w:rsidP="00297A17"/>
    <w:p w14:paraId="391DFFE7" w14:textId="0F69D69C" w:rsidR="00297A17" w:rsidRDefault="00297A17" w:rsidP="00297A17">
      <w:pPr>
        <w:spacing w:line="480" w:lineRule="auto"/>
        <w:ind w:left="360" w:firstLine="360"/>
        <w:rPr>
          <w:rFonts w:ascii="Times New Roman" w:hAnsi="Times New Roman" w:cs="Times New Roman"/>
        </w:rPr>
      </w:pPr>
      <w:r>
        <w:rPr>
          <w:rFonts w:ascii="Times New Roman" w:hAnsi="Times New Roman" w:cs="Times New Roman"/>
        </w:rPr>
        <w:t xml:space="preserve">In conclusion, </w:t>
      </w:r>
      <w:r w:rsidR="004E7857">
        <w:rPr>
          <w:rFonts w:ascii="Times New Roman" w:hAnsi="Times New Roman" w:cs="Times New Roman"/>
        </w:rPr>
        <w:t xml:space="preserve">PID </w:t>
      </w:r>
      <w:r w:rsidR="006A25F0">
        <w:rPr>
          <w:rFonts w:ascii="Times New Roman" w:hAnsi="Times New Roman" w:cs="Times New Roman"/>
        </w:rPr>
        <w:t>has been</w:t>
      </w:r>
      <w:r w:rsidR="004E7857">
        <w:rPr>
          <w:rFonts w:ascii="Times New Roman" w:hAnsi="Times New Roman" w:cs="Times New Roman"/>
        </w:rPr>
        <w:t xml:space="preserve"> proved effective in most industr</w:t>
      </w:r>
      <w:r w:rsidR="00D47956">
        <w:rPr>
          <w:rFonts w:ascii="Times New Roman" w:hAnsi="Times New Roman" w:cs="Times New Roman"/>
        </w:rPr>
        <w:t>y control systems</w:t>
      </w:r>
      <w:r w:rsidR="004E7857">
        <w:rPr>
          <w:rFonts w:ascii="Times New Roman" w:hAnsi="Times New Roman" w:cs="Times New Roman"/>
        </w:rPr>
        <w:t xml:space="preserve"> as well as this project. </w:t>
      </w:r>
      <w:r w:rsidR="00697609">
        <w:rPr>
          <w:rFonts w:ascii="Times New Roman" w:hAnsi="Times New Roman" w:cs="Times New Roman"/>
        </w:rPr>
        <w:t>It gives us a</w:t>
      </w:r>
      <w:r w:rsidR="00192F78">
        <w:rPr>
          <w:rFonts w:ascii="Times New Roman" w:hAnsi="Times New Roman" w:cs="Times New Roman"/>
        </w:rPr>
        <w:t xml:space="preserve"> fundamental</w:t>
      </w:r>
      <w:r w:rsidR="00697609">
        <w:rPr>
          <w:rFonts w:ascii="Times New Roman" w:hAnsi="Times New Roman" w:cs="Times New Roman"/>
        </w:rPr>
        <w:t xml:space="preserve"> theory of building a </w:t>
      </w:r>
      <w:r w:rsidR="004277BD">
        <w:rPr>
          <w:rFonts w:ascii="Times New Roman" w:hAnsi="Times New Roman" w:cs="Times New Roman"/>
        </w:rPr>
        <w:t>scoring system.</w:t>
      </w:r>
      <w:r w:rsidR="0077518B">
        <w:rPr>
          <w:rFonts w:ascii="Times New Roman" w:hAnsi="Times New Roman" w:cs="Times New Roman"/>
        </w:rPr>
        <w:t xml:space="preserve"> Scoring system guides the reinforcement algorithm how to </w:t>
      </w:r>
      <w:r w:rsidR="00BD57E7">
        <w:rPr>
          <w:rFonts w:ascii="Times New Roman" w:hAnsi="Times New Roman" w:cs="Times New Roman"/>
        </w:rPr>
        <w:t>control the penalty and the prize</w:t>
      </w:r>
      <w:r w:rsidR="00695E74">
        <w:rPr>
          <w:rFonts w:ascii="Times New Roman" w:hAnsi="Times New Roman" w:cs="Times New Roman"/>
        </w:rPr>
        <w:t xml:space="preserve"> that</w:t>
      </w:r>
      <w:r w:rsidR="00BD57E7">
        <w:rPr>
          <w:rFonts w:ascii="Times New Roman" w:hAnsi="Times New Roman" w:cs="Times New Roman"/>
        </w:rPr>
        <w:t xml:space="preserve"> the agent </w:t>
      </w:r>
      <w:r w:rsidR="00695E74">
        <w:rPr>
          <w:rFonts w:ascii="Times New Roman" w:hAnsi="Times New Roman" w:cs="Times New Roman"/>
        </w:rPr>
        <w:t>is supposed to</w:t>
      </w:r>
      <w:r w:rsidR="00BD57E7">
        <w:rPr>
          <w:rFonts w:ascii="Times New Roman" w:hAnsi="Times New Roman" w:cs="Times New Roman"/>
        </w:rPr>
        <w:t xml:space="preserve"> get for each action</w:t>
      </w:r>
      <w:r w:rsidR="000E5870">
        <w:rPr>
          <w:rFonts w:ascii="Times New Roman" w:hAnsi="Times New Roman" w:cs="Times New Roman"/>
        </w:rPr>
        <w:t>.</w:t>
      </w:r>
      <w:r w:rsidR="00BD57E7">
        <w:rPr>
          <w:rFonts w:ascii="Times New Roman" w:hAnsi="Times New Roman" w:cs="Times New Roman"/>
        </w:rPr>
        <w:t xml:space="preserve"> </w:t>
      </w:r>
      <w:r w:rsidR="000E5870">
        <w:rPr>
          <w:rFonts w:ascii="Times New Roman" w:hAnsi="Times New Roman" w:cs="Times New Roman"/>
        </w:rPr>
        <w:t>It makes</w:t>
      </w:r>
      <w:r w:rsidR="00326D3A">
        <w:rPr>
          <w:rFonts w:ascii="Times New Roman" w:hAnsi="Times New Roman" w:cs="Times New Roman"/>
        </w:rPr>
        <w:t xml:space="preserve"> the algorithm more effective.</w:t>
      </w:r>
    </w:p>
    <w:p w14:paraId="7A67CFC1" w14:textId="77777777" w:rsidR="008E4299" w:rsidRDefault="008E4299" w:rsidP="00297A17">
      <w:pPr>
        <w:spacing w:line="480" w:lineRule="auto"/>
        <w:ind w:left="360" w:firstLine="360"/>
        <w:rPr>
          <w:rFonts w:ascii="Times New Roman" w:hAnsi="Times New Roman" w:cs="Times New Roman"/>
        </w:rPr>
      </w:pPr>
    </w:p>
    <w:p w14:paraId="39A73996" w14:textId="50407644" w:rsidR="00862C39" w:rsidRDefault="00862C39" w:rsidP="000633D1">
      <w:pPr>
        <w:pStyle w:val="Heading2"/>
      </w:pPr>
      <w:bookmarkStart w:id="41" w:name="_Toc8174275"/>
      <w:r>
        <w:t>3.</w:t>
      </w:r>
      <w:r w:rsidR="006150F1">
        <w:t>5</w:t>
      </w:r>
      <w:r>
        <w:t xml:space="preserve"> </w:t>
      </w:r>
      <w:r w:rsidR="00A70601">
        <w:t>Discussion</w:t>
      </w:r>
      <w:bookmarkEnd w:id="41"/>
    </w:p>
    <w:p w14:paraId="59669881" w14:textId="7B9A2143" w:rsidR="00AA07ED" w:rsidRDefault="00AA07ED" w:rsidP="00AA07ED"/>
    <w:p w14:paraId="62FAF4CF" w14:textId="77777777" w:rsidR="008E4299" w:rsidRDefault="008E4299" w:rsidP="00AA07ED"/>
    <w:p w14:paraId="3D18C439" w14:textId="72E5444C" w:rsidR="00AA07ED" w:rsidRDefault="00AA07ED" w:rsidP="00AA07ED">
      <w:pPr>
        <w:spacing w:line="480" w:lineRule="auto"/>
        <w:rPr>
          <w:rFonts w:ascii="Times New Roman" w:hAnsi="Times New Roman" w:cs="Times New Roman"/>
        </w:rPr>
      </w:pPr>
      <w:r>
        <w:rPr>
          <w:rFonts w:ascii="Times New Roman" w:hAnsi="Times New Roman" w:cs="Times New Roman"/>
        </w:rPr>
        <w:lastRenderedPageBreak/>
        <w:tab/>
        <w:t xml:space="preserve">The biggest advantage of this method is that the AI program </w:t>
      </w:r>
      <w:r w:rsidRPr="009F16BD">
        <w:rPr>
          <w:rFonts w:ascii="Times New Roman" w:hAnsi="Times New Roman" w:cs="Times New Roman"/>
        </w:rPr>
        <w:t>does</w:t>
      </w:r>
      <w:r w:rsidR="009F16BD">
        <w:rPr>
          <w:rFonts w:ascii="Times New Roman" w:hAnsi="Times New Roman" w:cs="Times New Roman"/>
          <w:color w:val="000000" w:themeColor="text1"/>
        </w:rPr>
        <w:t xml:space="preserve"> not</w:t>
      </w:r>
      <w:r w:rsidRPr="009F16BD">
        <w:rPr>
          <w:rFonts w:ascii="Times New Roman" w:hAnsi="Times New Roman" w:cs="Times New Roman"/>
          <w:color w:val="000000" w:themeColor="text1"/>
        </w:rPr>
        <w:t xml:space="preserve"> </w:t>
      </w:r>
      <w:r>
        <w:rPr>
          <w:rFonts w:ascii="Times New Roman" w:hAnsi="Times New Roman" w:cs="Times New Roman"/>
        </w:rPr>
        <w:t>need a large dataset fr</w:t>
      </w:r>
      <w:r w:rsidR="005240E0">
        <w:rPr>
          <w:rFonts w:ascii="Times New Roman" w:hAnsi="Times New Roman" w:cs="Times New Roman"/>
        </w:rPr>
        <w:t>om people’s personal data. The program can simulate every situation by itself</w:t>
      </w:r>
      <w:r w:rsidR="00BB528F">
        <w:rPr>
          <w:rFonts w:ascii="Times New Roman" w:hAnsi="Times New Roman" w:cs="Times New Roman"/>
        </w:rPr>
        <w:t>.</w:t>
      </w:r>
      <w:r w:rsidR="005240E0">
        <w:rPr>
          <w:rFonts w:ascii="Times New Roman" w:hAnsi="Times New Roman" w:cs="Times New Roman"/>
        </w:rPr>
        <w:t xml:space="preserve"> </w:t>
      </w:r>
      <w:r w:rsidR="00BB528F">
        <w:rPr>
          <w:rFonts w:ascii="Times New Roman" w:hAnsi="Times New Roman" w:cs="Times New Roman"/>
        </w:rPr>
        <w:t>As the result,</w:t>
      </w:r>
      <w:r w:rsidR="005240E0">
        <w:rPr>
          <w:rFonts w:ascii="Times New Roman" w:hAnsi="Times New Roman" w:cs="Times New Roman"/>
        </w:rPr>
        <w:t xml:space="preserve"> </w:t>
      </w:r>
      <w:r w:rsidR="00FE067C">
        <w:rPr>
          <w:rFonts w:ascii="Times New Roman" w:hAnsi="Times New Roman" w:cs="Times New Roman"/>
        </w:rPr>
        <w:t>it</w:t>
      </w:r>
      <w:r w:rsidR="005240E0">
        <w:rPr>
          <w:rFonts w:ascii="Times New Roman" w:hAnsi="Times New Roman" w:cs="Times New Roman"/>
        </w:rPr>
        <w:t xml:space="preserve"> can generate </w:t>
      </w:r>
      <w:r w:rsidR="00DF04BF">
        <w:rPr>
          <w:rFonts w:ascii="Times New Roman" w:hAnsi="Times New Roman" w:cs="Times New Roman"/>
        </w:rPr>
        <w:t>a huge dataset by itself</w:t>
      </w:r>
      <w:r w:rsidR="00FE067C">
        <w:rPr>
          <w:rFonts w:ascii="Times New Roman" w:hAnsi="Times New Roman" w:cs="Times New Roman"/>
        </w:rPr>
        <w:t xml:space="preserve"> for the agent to learn. On the other hand, the </w:t>
      </w:r>
      <w:r w:rsidR="0083067D">
        <w:rPr>
          <w:rFonts w:ascii="Times New Roman" w:hAnsi="Times New Roman" w:cs="Times New Roman"/>
        </w:rPr>
        <w:t xml:space="preserve">algorithm works for irregular roads, it can be more general </w:t>
      </w:r>
      <w:r w:rsidR="00986A08">
        <w:rPr>
          <w:rFonts w:ascii="Times New Roman" w:hAnsi="Times New Roman" w:cs="Times New Roman"/>
        </w:rPr>
        <w:t xml:space="preserve">for real situation that </w:t>
      </w:r>
      <w:r w:rsidR="005115FD">
        <w:rPr>
          <w:rFonts w:ascii="Times New Roman" w:hAnsi="Times New Roman" w:cs="Times New Roman"/>
        </w:rPr>
        <w:t>most roads one this planet are irregular</w:t>
      </w:r>
      <w:r w:rsidR="00A044A2">
        <w:rPr>
          <w:rFonts w:ascii="Times New Roman" w:hAnsi="Times New Roman" w:cs="Times New Roman"/>
        </w:rPr>
        <w:t xml:space="preserve"> like the </w:t>
      </w:r>
      <w:r w:rsidR="001944D9">
        <w:rPr>
          <w:rFonts w:ascii="Times New Roman" w:hAnsi="Times New Roman" w:cs="Times New Roman"/>
        </w:rPr>
        <w:t>second project.</w:t>
      </w:r>
    </w:p>
    <w:p w14:paraId="76D388D0" w14:textId="3B1F2C41" w:rsidR="005115FD" w:rsidRDefault="005115FD" w:rsidP="00AA07ED">
      <w:pPr>
        <w:spacing w:line="480" w:lineRule="auto"/>
        <w:rPr>
          <w:rFonts w:ascii="Times New Roman" w:hAnsi="Times New Roman" w:cs="Times New Roman"/>
        </w:rPr>
      </w:pPr>
      <w:r>
        <w:rPr>
          <w:rFonts w:ascii="Times New Roman" w:hAnsi="Times New Roman" w:cs="Times New Roman"/>
        </w:rPr>
        <w:tab/>
      </w:r>
      <w:r w:rsidR="007C1FDB">
        <w:rPr>
          <w:rFonts w:ascii="Times New Roman" w:hAnsi="Times New Roman" w:cs="Times New Roman"/>
        </w:rPr>
        <w:t xml:space="preserve">However, it </w:t>
      </w:r>
      <w:r w:rsidR="007C1FDB" w:rsidRPr="009F16BD">
        <w:rPr>
          <w:rFonts w:ascii="Times New Roman" w:hAnsi="Times New Roman" w:cs="Times New Roman"/>
        </w:rPr>
        <w:t>does</w:t>
      </w:r>
      <w:r w:rsidR="009F16BD">
        <w:rPr>
          <w:rFonts w:ascii="Times New Roman" w:hAnsi="Times New Roman" w:cs="Times New Roman"/>
        </w:rPr>
        <w:t xml:space="preserve"> not</w:t>
      </w:r>
      <w:r w:rsidR="007C1FDB">
        <w:rPr>
          <w:rFonts w:ascii="Times New Roman" w:hAnsi="Times New Roman" w:cs="Times New Roman"/>
        </w:rPr>
        <w:t xml:space="preserve"> prove that collection of personal data is avoidable for </w:t>
      </w:r>
      <w:r w:rsidR="00717E75">
        <w:rPr>
          <w:rFonts w:ascii="Times New Roman" w:hAnsi="Times New Roman" w:cs="Times New Roman"/>
        </w:rPr>
        <w:t xml:space="preserve">other </w:t>
      </w:r>
      <w:r w:rsidR="007C1FDB">
        <w:rPr>
          <w:rFonts w:ascii="Times New Roman" w:hAnsi="Times New Roman" w:cs="Times New Roman"/>
        </w:rPr>
        <w:t>AI</w:t>
      </w:r>
      <w:r w:rsidR="001D6465">
        <w:rPr>
          <w:rFonts w:ascii="Times New Roman" w:hAnsi="Times New Roman" w:cs="Times New Roman"/>
        </w:rPr>
        <w:t xml:space="preserve"> </w:t>
      </w:r>
      <w:r w:rsidR="007C1FDB">
        <w:rPr>
          <w:rFonts w:ascii="Times New Roman" w:hAnsi="Times New Roman" w:cs="Times New Roman"/>
        </w:rPr>
        <w:t>programs</w:t>
      </w:r>
      <w:r w:rsidR="001944D9">
        <w:rPr>
          <w:rFonts w:ascii="Times New Roman" w:hAnsi="Times New Roman" w:cs="Times New Roman"/>
        </w:rPr>
        <w:t>.</w:t>
      </w:r>
      <w:r w:rsidR="001D6465">
        <w:rPr>
          <w:rFonts w:ascii="Times New Roman" w:hAnsi="Times New Roman" w:cs="Times New Roman"/>
        </w:rPr>
        <w:t xml:space="preserve"> </w:t>
      </w:r>
      <w:r w:rsidR="001944D9">
        <w:rPr>
          <w:rFonts w:ascii="Times New Roman" w:hAnsi="Times New Roman" w:cs="Times New Roman"/>
        </w:rPr>
        <w:t>T</w:t>
      </w:r>
      <w:r w:rsidR="001D6465">
        <w:rPr>
          <w:rFonts w:ascii="Times New Roman" w:hAnsi="Times New Roman" w:cs="Times New Roman"/>
        </w:rPr>
        <w:t>here is still some data</w:t>
      </w:r>
      <w:r w:rsidR="002E05D0">
        <w:rPr>
          <w:rFonts w:ascii="Times New Roman" w:hAnsi="Times New Roman" w:cs="Times New Roman"/>
        </w:rPr>
        <w:t xml:space="preserve"> that must be</w:t>
      </w:r>
      <w:r w:rsidR="001D6465">
        <w:rPr>
          <w:rFonts w:ascii="Times New Roman" w:hAnsi="Times New Roman" w:cs="Times New Roman"/>
        </w:rPr>
        <w:t xml:space="preserve"> </w:t>
      </w:r>
      <w:r w:rsidR="00972BFF">
        <w:rPr>
          <w:rFonts w:ascii="Times New Roman" w:hAnsi="Times New Roman" w:cs="Times New Roman"/>
        </w:rPr>
        <w:t xml:space="preserve">collected from our daily life to train the AI, but this project can at least prove that </w:t>
      </w:r>
      <w:r w:rsidR="006B6A70">
        <w:rPr>
          <w:rFonts w:ascii="Times New Roman" w:hAnsi="Times New Roman" w:cs="Times New Roman"/>
        </w:rPr>
        <w:t>we can use simulation technology to reduce the collection of personal data. The program also requires very long time and extensive computation power to achieve</w:t>
      </w:r>
      <w:r w:rsidR="00E17A38">
        <w:rPr>
          <w:rFonts w:ascii="Times New Roman" w:hAnsi="Times New Roman" w:cs="Times New Roman"/>
        </w:rPr>
        <w:t xml:space="preserve">. </w:t>
      </w:r>
      <w:r w:rsidR="002E05D0">
        <w:rPr>
          <w:rFonts w:ascii="Times New Roman" w:hAnsi="Times New Roman" w:cs="Times New Roman"/>
        </w:rPr>
        <w:t>For example, m</w:t>
      </w:r>
      <w:r w:rsidR="00E17A38">
        <w:rPr>
          <w:rFonts w:ascii="Times New Roman" w:hAnsi="Times New Roman" w:cs="Times New Roman"/>
        </w:rPr>
        <w:t xml:space="preserve">y small program spent around 14 hours on getting the most optimal result. </w:t>
      </w:r>
      <w:r w:rsidR="00A739DE">
        <w:rPr>
          <w:rFonts w:ascii="Times New Roman" w:hAnsi="Times New Roman" w:cs="Times New Roman"/>
        </w:rPr>
        <w:t>The scale of computation cost grows exponentially as the scale of project grows.</w:t>
      </w:r>
      <w:r w:rsidR="00B101CE">
        <w:rPr>
          <w:rFonts w:ascii="Times New Roman" w:hAnsi="Times New Roman" w:cs="Times New Roman"/>
        </w:rPr>
        <w:t xml:space="preserve"> </w:t>
      </w:r>
      <w:r w:rsidR="002E05D0">
        <w:rPr>
          <w:rFonts w:ascii="Times New Roman" w:hAnsi="Times New Roman" w:cs="Times New Roman"/>
        </w:rPr>
        <w:t>It is also very hard for us to consider all cases in our life.</w:t>
      </w:r>
      <w:r w:rsidR="00050B38">
        <w:rPr>
          <w:rFonts w:ascii="Times New Roman" w:hAnsi="Times New Roman" w:cs="Times New Roman"/>
        </w:rPr>
        <w:t xml:space="preserve"> </w:t>
      </w:r>
      <w:r w:rsidR="00435C10">
        <w:rPr>
          <w:rFonts w:ascii="Times New Roman" w:hAnsi="Times New Roman" w:cs="Times New Roman"/>
        </w:rPr>
        <w:t>Simulation itself also needs to collect some data from daily life</w:t>
      </w:r>
      <w:r w:rsidR="009F16BD">
        <w:rPr>
          <w:rFonts w:ascii="Times New Roman" w:hAnsi="Times New Roman" w:cs="Times New Roman"/>
        </w:rPr>
        <w:t>,</w:t>
      </w:r>
      <w:r w:rsidR="00717E75">
        <w:rPr>
          <w:rFonts w:ascii="Times New Roman" w:hAnsi="Times New Roman" w:cs="Times New Roman"/>
        </w:rPr>
        <w:t xml:space="preserve"> </w:t>
      </w:r>
      <w:r w:rsidR="009F16BD">
        <w:rPr>
          <w:rFonts w:ascii="Times New Roman" w:hAnsi="Times New Roman" w:cs="Times New Roman"/>
        </w:rPr>
        <w:t>s</w:t>
      </w:r>
      <w:r w:rsidR="00B746DB">
        <w:rPr>
          <w:rFonts w:ascii="Times New Roman" w:hAnsi="Times New Roman" w:cs="Times New Roman"/>
        </w:rPr>
        <w:t xml:space="preserve">ince we </w:t>
      </w:r>
      <w:r w:rsidR="00435C10">
        <w:rPr>
          <w:rFonts w:ascii="Times New Roman" w:hAnsi="Times New Roman" w:cs="Times New Roman"/>
        </w:rPr>
        <w:t xml:space="preserve">must consider every situation we may encounter to simulate. </w:t>
      </w:r>
    </w:p>
    <w:p w14:paraId="5EF901DE" w14:textId="680551F9" w:rsidR="007F6F32" w:rsidRDefault="00793250" w:rsidP="000633D1">
      <w:pPr>
        <w:pStyle w:val="Heading1"/>
        <w:numPr>
          <w:ilvl w:val="0"/>
          <w:numId w:val="8"/>
        </w:numPr>
      </w:pPr>
      <w:bookmarkStart w:id="42" w:name="_Toc8174276"/>
      <w:r>
        <w:t>Conclusion</w:t>
      </w:r>
      <w:bookmarkEnd w:id="42"/>
    </w:p>
    <w:p w14:paraId="4286A3E5" w14:textId="424A622E" w:rsidR="00793250" w:rsidRDefault="00793250" w:rsidP="00793250"/>
    <w:p w14:paraId="3AA55E52" w14:textId="772CB1B1" w:rsidR="00793250" w:rsidRDefault="00A21420" w:rsidP="00EC4565">
      <w:pPr>
        <w:spacing w:line="480" w:lineRule="auto"/>
        <w:ind w:left="360" w:firstLine="360"/>
        <w:rPr>
          <w:rFonts w:ascii="Times New Roman" w:hAnsi="Times New Roman" w:cs="Times New Roman"/>
        </w:rPr>
      </w:pPr>
      <w:r>
        <w:rPr>
          <w:rFonts w:ascii="Times New Roman" w:hAnsi="Times New Roman" w:cs="Times New Roman"/>
        </w:rPr>
        <w:t xml:space="preserve">We </w:t>
      </w:r>
      <w:commentRangeStart w:id="43"/>
      <w:r w:rsidR="00A70601">
        <w:rPr>
          <w:rFonts w:ascii="Times New Roman" w:hAnsi="Times New Roman" w:cs="Times New Roman"/>
        </w:rPr>
        <w:t>are</w:t>
      </w:r>
      <w:commentRangeEnd w:id="43"/>
      <w:r w:rsidR="00A70601">
        <w:rPr>
          <w:rStyle w:val="CommentReference"/>
        </w:rPr>
        <w:commentReference w:id="43"/>
      </w:r>
      <w:r w:rsidR="00A70601">
        <w:rPr>
          <w:rFonts w:ascii="Times New Roman" w:hAnsi="Times New Roman" w:cs="Times New Roman"/>
        </w:rPr>
        <w:t xml:space="preserve"> </w:t>
      </w:r>
      <w:r w:rsidR="004274C3">
        <w:rPr>
          <w:rFonts w:ascii="Times New Roman" w:hAnsi="Times New Roman" w:cs="Times New Roman"/>
        </w:rPr>
        <w:t xml:space="preserve">already living a life </w:t>
      </w:r>
      <w:r w:rsidR="00C00837">
        <w:rPr>
          <w:rFonts w:ascii="Times New Roman" w:hAnsi="Times New Roman" w:cs="Times New Roman"/>
        </w:rPr>
        <w:t xml:space="preserve">which used to </w:t>
      </w:r>
      <w:r>
        <w:rPr>
          <w:rFonts w:ascii="Times New Roman" w:hAnsi="Times New Roman" w:cs="Times New Roman"/>
        </w:rPr>
        <w:t xml:space="preserve">be </w:t>
      </w:r>
      <w:r w:rsidR="00C00837">
        <w:rPr>
          <w:rFonts w:ascii="Times New Roman" w:hAnsi="Times New Roman" w:cs="Times New Roman"/>
        </w:rPr>
        <w:t xml:space="preserve">only in sci-fi movie. We </w:t>
      </w:r>
      <w:r>
        <w:rPr>
          <w:rFonts w:ascii="Times New Roman" w:hAnsi="Times New Roman" w:cs="Times New Roman"/>
        </w:rPr>
        <w:t xml:space="preserve">get </w:t>
      </w:r>
      <w:r w:rsidR="00C00837">
        <w:rPr>
          <w:rFonts w:ascii="Times New Roman" w:hAnsi="Times New Roman" w:cs="Times New Roman"/>
        </w:rPr>
        <w:t xml:space="preserve">used to </w:t>
      </w:r>
      <w:commentRangeStart w:id="44"/>
      <w:r w:rsidR="00EC4565">
        <w:rPr>
          <w:rFonts w:ascii="Times New Roman" w:hAnsi="Times New Roman" w:cs="Times New Roman"/>
        </w:rPr>
        <w:t>only focus</w:t>
      </w:r>
      <w:r>
        <w:rPr>
          <w:rFonts w:ascii="Times New Roman" w:hAnsi="Times New Roman" w:cs="Times New Roman"/>
        </w:rPr>
        <w:t>ing</w:t>
      </w:r>
      <w:r w:rsidR="00EC4565">
        <w:rPr>
          <w:rFonts w:ascii="Times New Roman" w:hAnsi="Times New Roman" w:cs="Times New Roman"/>
        </w:rPr>
        <w:t xml:space="preserve"> </w:t>
      </w:r>
      <w:r>
        <w:rPr>
          <w:rFonts w:ascii="Times New Roman" w:hAnsi="Times New Roman" w:cs="Times New Roman"/>
        </w:rPr>
        <w:t xml:space="preserve">on </w:t>
      </w:r>
      <w:r w:rsidR="00EC4565">
        <w:rPr>
          <w:rFonts w:ascii="Times New Roman" w:hAnsi="Times New Roman" w:cs="Times New Roman"/>
        </w:rPr>
        <w:t xml:space="preserve">the advantages of the technology </w:t>
      </w:r>
      <w:r w:rsidR="00BF3727">
        <w:rPr>
          <w:rFonts w:ascii="Times New Roman" w:hAnsi="Times New Roman" w:cs="Times New Roman"/>
        </w:rPr>
        <w:t>in movies</w:t>
      </w:r>
      <w:r>
        <w:rPr>
          <w:rFonts w:ascii="Times New Roman" w:hAnsi="Times New Roman" w:cs="Times New Roman"/>
        </w:rPr>
        <w:t xml:space="preserve"> and</w:t>
      </w:r>
      <w:r w:rsidR="00BF3727">
        <w:rPr>
          <w:rFonts w:ascii="Times New Roman" w:hAnsi="Times New Roman" w:cs="Times New Roman"/>
        </w:rPr>
        <w:t xml:space="preserve"> i</w:t>
      </w:r>
      <w:r w:rsidR="002D7C63">
        <w:rPr>
          <w:rFonts w:ascii="Times New Roman" w:hAnsi="Times New Roman" w:cs="Times New Roman"/>
        </w:rPr>
        <w:t xml:space="preserve">gnore </w:t>
      </w:r>
      <w:commentRangeEnd w:id="44"/>
      <w:r>
        <w:rPr>
          <w:rStyle w:val="CommentReference"/>
        </w:rPr>
        <w:commentReference w:id="44"/>
      </w:r>
      <w:r w:rsidR="002D7C63">
        <w:rPr>
          <w:rFonts w:ascii="Times New Roman" w:hAnsi="Times New Roman" w:cs="Times New Roman"/>
        </w:rPr>
        <w:t xml:space="preserve">the costs that require to achieve the goal. </w:t>
      </w:r>
      <w:r w:rsidR="0079791B">
        <w:rPr>
          <w:rFonts w:ascii="Times New Roman" w:hAnsi="Times New Roman" w:cs="Times New Roman"/>
        </w:rPr>
        <w:t>Fortunately, we still have some methods</w:t>
      </w:r>
      <w:r w:rsidR="00D06003">
        <w:rPr>
          <w:rFonts w:ascii="Times New Roman" w:hAnsi="Times New Roman" w:cs="Times New Roman"/>
        </w:rPr>
        <w:t>, such as the article mentioned above,</w:t>
      </w:r>
      <w:r w:rsidR="0079791B">
        <w:rPr>
          <w:rFonts w:ascii="Times New Roman" w:hAnsi="Times New Roman" w:cs="Times New Roman"/>
        </w:rPr>
        <w:t xml:space="preserve"> to avoid </w:t>
      </w:r>
      <w:r w:rsidR="006D7AE2">
        <w:rPr>
          <w:rFonts w:ascii="Times New Roman" w:hAnsi="Times New Roman" w:cs="Times New Roman"/>
        </w:rPr>
        <w:t>large collection from people. We can make AI with minimum data.</w:t>
      </w:r>
      <w:r w:rsidR="0079791B">
        <w:rPr>
          <w:rFonts w:ascii="Times New Roman" w:hAnsi="Times New Roman" w:cs="Times New Roman"/>
        </w:rPr>
        <w:t xml:space="preserve"> </w:t>
      </w:r>
      <w:r w:rsidR="006015F1">
        <w:rPr>
          <w:rFonts w:ascii="Times New Roman" w:hAnsi="Times New Roman" w:cs="Times New Roman"/>
        </w:rPr>
        <w:t>On the other hand, the simulation technology developed by making computer games is also extremely useful</w:t>
      </w:r>
      <w:r w:rsidR="00D14088">
        <w:rPr>
          <w:rFonts w:ascii="Times New Roman" w:hAnsi="Times New Roman" w:cs="Times New Roman"/>
        </w:rPr>
        <w:t xml:space="preserve"> in other application</w:t>
      </w:r>
      <w:r w:rsidR="00CD608D">
        <w:rPr>
          <w:rFonts w:ascii="Times New Roman" w:hAnsi="Times New Roman" w:cs="Times New Roman"/>
        </w:rPr>
        <w:t>, such as visualization of traffic roads.</w:t>
      </w:r>
      <w:r w:rsidR="00D14088">
        <w:rPr>
          <w:rFonts w:ascii="Times New Roman" w:hAnsi="Times New Roman" w:cs="Times New Roman"/>
        </w:rPr>
        <w:t xml:space="preserve"> Games can both be fun and useful.</w:t>
      </w:r>
      <w:r w:rsidR="00645735">
        <w:rPr>
          <w:rFonts w:ascii="Times New Roman" w:hAnsi="Times New Roman" w:cs="Times New Roman"/>
        </w:rPr>
        <w:t xml:space="preserve"> Hopefully, there will be an algorithm in the future can </w:t>
      </w:r>
      <w:commentRangeStart w:id="45"/>
      <w:r w:rsidR="00645735">
        <w:rPr>
          <w:rFonts w:ascii="Times New Roman" w:hAnsi="Times New Roman" w:cs="Times New Roman"/>
        </w:rPr>
        <w:t xml:space="preserve">both protect people’s privacy and </w:t>
      </w:r>
      <w:r w:rsidR="00152DAC">
        <w:rPr>
          <w:rFonts w:ascii="Times New Roman" w:hAnsi="Times New Roman" w:cs="Times New Roman"/>
        </w:rPr>
        <w:t>make more powerful software to improve our quality of life.</w:t>
      </w:r>
      <w:commentRangeEnd w:id="45"/>
      <w:r>
        <w:rPr>
          <w:rStyle w:val="CommentReference"/>
        </w:rPr>
        <w:commentReference w:id="45"/>
      </w:r>
    </w:p>
    <w:p w14:paraId="08A9CCEA" w14:textId="569BAA7D" w:rsidR="00FC42BC" w:rsidRDefault="00FC42BC" w:rsidP="00EC4565">
      <w:pPr>
        <w:spacing w:line="480" w:lineRule="auto"/>
        <w:ind w:left="360" w:firstLine="360"/>
        <w:rPr>
          <w:rFonts w:ascii="Times New Roman" w:hAnsi="Times New Roman" w:cs="Times New Roman"/>
        </w:rPr>
      </w:pPr>
      <w:r>
        <w:rPr>
          <w:rFonts w:ascii="Times New Roman" w:hAnsi="Times New Roman" w:cs="Times New Roman"/>
        </w:rPr>
        <w:lastRenderedPageBreak/>
        <w:t xml:space="preserve">The first project successfully proved that traditional data structures are still useful for </w:t>
      </w:r>
      <w:r w:rsidR="00CE69AB">
        <w:rPr>
          <w:rFonts w:ascii="Times New Roman" w:hAnsi="Times New Roman" w:cs="Times New Roman"/>
        </w:rPr>
        <w:t xml:space="preserve">AI program, such as queue data structure, </w:t>
      </w:r>
      <w:r w:rsidR="00BB6FE1">
        <w:rPr>
          <w:rFonts w:ascii="Times New Roman" w:hAnsi="Times New Roman" w:cs="Times New Roman"/>
        </w:rPr>
        <w:t xml:space="preserve">which is one of the most fundamental data structures of </w:t>
      </w:r>
      <w:r w:rsidR="002B4D23">
        <w:rPr>
          <w:rFonts w:ascii="Times New Roman" w:hAnsi="Times New Roman" w:cs="Times New Roman"/>
        </w:rPr>
        <w:t>computer science.</w:t>
      </w:r>
      <w:r w:rsidR="00652D16">
        <w:rPr>
          <w:rFonts w:ascii="Times New Roman" w:hAnsi="Times New Roman" w:cs="Times New Roman"/>
        </w:rPr>
        <w:t xml:space="preserve"> </w:t>
      </w:r>
      <w:r w:rsidR="006E4469">
        <w:rPr>
          <w:rFonts w:ascii="Times New Roman" w:hAnsi="Times New Roman" w:cs="Times New Roman"/>
        </w:rPr>
        <w:t xml:space="preserve">Therefore, the algorithm is also </w:t>
      </w:r>
      <w:r w:rsidR="00044D46">
        <w:rPr>
          <w:rFonts w:ascii="Times New Roman" w:hAnsi="Times New Roman" w:cs="Times New Roman"/>
        </w:rPr>
        <w:t xml:space="preserve">easy to implement. </w:t>
      </w:r>
      <w:r w:rsidR="00B21CE4">
        <w:rPr>
          <w:rFonts w:ascii="Times New Roman" w:hAnsi="Times New Roman" w:cs="Times New Roman"/>
        </w:rPr>
        <w:t>No</w:t>
      </w:r>
      <w:r w:rsidR="00044D46">
        <w:rPr>
          <w:rFonts w:ascii="Times New Roman" w:hAnsi="Times New Roman" w:cs="Times New Roman"/>
        </w:rPr>
        <w:t xml:space="preserve"> data is collected for making the AI program</w:t>
      </w:r>
      <w:r w:rsidR="00DD3CB9">
        <w:rPr>
          <w:rFonts w:ascii="Times New Roman" w:hAnsi="Times New Roman" w:cs="Times New Roman"/>
        </w:rPr>
        <w:t>. Therefore, people do not need to share</w:t>
      </w:r>
      <w:r w:rsidR="00B21CE4">
        <w:rPr>
          <w:rFonts w:ascii="Times New Roman" w:hAnsi="Times New Roman" w:cs="Times New Roman"/>
        </w:rPr>
        <w:t xml:space="preserve"> huge amount of</w:t>
      </w:r>
      <w:r w:rsidR="00DD3CB9">
        <w:rPr>
          <w:rFonts w:ascii="Times New Roman" w:hAnsi="Times New Roman" w:cs="Times New Roman"/>
        </w:rPr>
        <w:t xml:space="preserve"> their information to </w:t>
      </w:r>
      <w:r w:rsidR="00E62D4D">
        <w:rPr>
          <w:rFonts w:ascii="Times New Roman" w:hAnsi="Times New Roman" w:cs="Times New Roman"/>
        </w:rPr>
        <w:t>companies that develop the program.</w:t>
      </w:r>
      <w:r w:rsidR="00B21CE4">
        <w:rPr>
          <w:rFonts w:ascii="Times New Roman" w:hAnsi="Times New Roman" w:cs="Times New Roman"/>
        </w:rPr>
        <w:t xml:space="preserve"> However, </w:t>
      </w:r>
      <w:r w:rsidR="000A318C">
        <w:rPr>
          <w:rFonts w:ascii="Times New Roman" w:hAnsi="Times New Roman" w:cs="Times New Roman"/>
        </w:rPr>
        <w:t>it is hard to consider every situation and write code for it.</w:t>
      </w:r>
      <w:r w:rsidR="009E3B7A">
        <w:rPr>
          <w:rFonts w:ascii="Times New Roman" w:hAnsi="Times New Roman" w:cs="Times New Roman"/>
        </w:rPr>
        <w:t xml:space="preserve"> As mentioned above, rainy day may </w:t>
      </w:r>
      <w:r w:rsidR="002F41F0">
        <w:rPr>
          <w:rFonts w:ascii="Times New Roman" w:hAnsi="Times New Roman" w:cs="Times New Roman"/>
        </w:rPr>
        <w:t xml:space="preserve">change the road condition. Therefore, we </w:t>
      </w:r>
      <w:r w:rsidR="00C97E7D">
        <w:rPr>
          <w:rFonts w:ascii="Times New Roman" w:hAnsi="Times New Roman" w:cs="Times New Roman"/>
        </w:rPr>
        <w:t>must</w:t>
      </w:r>
      <w:r w:rsidR="002F41F0">
        <w:rPr>
          <w:rFonts w:ascii="Times New Roman" w:hAnsi="Times New Roman" w:cs="Times New Roman"/>
        </w:rPr>
        <w:t xml:space="preserve"> to update the algorithm accordingly to adapt the </w:t>
      </w:r>
      <w:r w:rsidR="00C97E7D">
        <w:rPr>
          <w:rFonts w:ascii="Times New Roman" w:hAnsi="Times New Roman" w:cs="Times New Roman"/>
        </w:rPr>
        <w:t xml:space="preserve">environment. We still need collect some data from </w:t>
      </w:r>
      <w:r w:rsidR="00D93364">
        <w:rPr>
          <w:rFonts w:ascii="Times New Roman" w:hAnsi="Times New Roman" w:cs="Times New Roman"/>
        </w:rPr>
        <w:t xml:space="preserve">real life to make the simulator. For example, </w:t>
      </w:r>
      <w:r w:rsidR="00844158">
        <w:rPr>
          <w:rFonts w:ascii="Times New Roman" w:hAnsi="Times New Roman" w:cs="Times New Roman"/>
        </w:rPr>
        <w:t xml:space="preserve">we must know </w:t>
      </w:r>
      <w:r w:rsidR="00D93364">
        <w:rPr>
          <w:rFonts w:ascii="Times New Roman" w:hAnsi="Times New Roman" w:cs="Times New Roman"/>
        </w:rPr>
        <w:t>how rainy day change</w:t>
      </w:r>
      <w:r w:rsidR="00844158">
        <w:rPr>
          <w:rFonts w:ascii="Times New Roman" w:hAnsi="Times New Roman" w:cs="Times New Roman"/>
        </w:rPr>
        <w:t>s</w:t>
      </w:r>
      <w:r w:rsidR="00D93364">
        <w:rPr>
          <w:rFonts w:ascii="Times New Roman" w:hAnsi="Times New Roman" w:cs="Times New Roman"/>
        </w:rPr>
        <w:t xml:space="preserve"> the road condition</w:t>
      </w:r>
      <w:r w:rsidR="006C7730">
        <w:rPr>
          <w:rFonts w:ascii="Times New Roman" w:hAnsi="Times New Roman" w:cs="Times New Roman"/>
        </w:rPr>
        <w:t xml:space="preserve"> in order to simulate the situation.</w:t>
      </w:r>
    </w:p>
    <w:p w14:paraId="2CE854DA" w14:textId="5BD524DB" w:rsidR="00374AFF" w:rsidRDefault="00374AFF" w:rsidP="00EC4565">
      <w:pPr>
        <w:spacing w:line="480" w:lineRule="auto"/>
        <w:ind w:left="360" w:firstLine="360"/>
        <w:rPr>
          <w:rFonts w:ascii="Times New Roman" w:hAnsi="Times New Roman" w:cs="Times New Roman"/>
        </w:rPr>
      </w:pPr>
      <w:r>
        <w:rPr>
          <w:rFonts w:ascii="Times New Roman" w:hAnsi="Times New Roman" w:cs="Times New Roman"/>
        </w:rPr>
        <w:t xml:space="preserve">The second project </w:t>
      </w:r>
      <w:r w:rsidR="0055399A">
        <w:rPr>
          <w:rFonts w:ascii="Times New Roman" w:hAnsi="Times New Roman" w:cs="Times New Roman"/>
        </w:rPr>
        <w:t xml:space="preserve">employs reinforcement learning algorithm, which </w:t>
      </w:r>
      <w:r w:rsidR="006677E5">
        <w:rPr>
          <w:rFonts w:ascii="Times New Roman" w:hAnsi="Times New Roman" w:cs="Times New Roman"/>
        </w:rPr>
        <w:t xml:space="preserve">currently </w:t>
      </w:r>
      <w:r w:rsidR="0055399A">
        <w:rPr>
          <w:rFonts w:ascii="Times New Roman" w:hAnsi="Times New Roman" w:cs="Times New Roman"/>
        </w:rPr>
        <w:t>is one of the most advanced algorithms</w:t>
      </w:r>
      <w:r w:rsidR="006677E5">
        <w:rPr>
          <w:rFonts w:ascii="Times New Roman" w:hAnsi="Times New Roman" w:cs="Times New Roman"/>
        </w:rPr>
        <w:t>. It is also an algorithm that successfully pro</w:t>
      </w:r>
      <w:r w:rsidR="00005377">
        <w:rPr>
          <w:rFonts w:ascii="Times New Roman" w:hAnsi="Times New Roman" w:cs="Times New Roman"/>
        </w:rPr>
        <w:t xml:space="preserve">ves big data is not necessary for training AI. As previously mentioned, AlphaGo Zero </w:t>
      </w:r>
      <w:r w:rsidR="00230443">
        <w:rPr>
          <w:rFonts w:ascii="Times New Roman" w:hAnsi="Times New Roman" w:cs="Times New Roman"/>
        </w:rPr>
        <w:t xml:space="preserve">is </w:t>
      </w:r>
      <w:proofErr w:type="gramStart"/>
      <w:r w:rsidR="00230443">
        <w:rPr>
          <w:rFonts w:ascii="Times New Roman" w:hAnsi="Times New Roman" w:cs="Times New Roman"/>
        </w:rPr>
        <w:t xml:space="preserve">the </w:t>
      </w:r>
      <w:r w:rsidR="00D34553">
        <w:rPr>
          <w:rFonts w:ascii="Times New Roman" w:hAnsi="Times New Roman" w:cs="Times New Roman"/>
        </w:rPr>
        <w:t>a</w:t>
      </w:r>
      <w:proofErr w:type="gramEnd"/>
      <w:r w:rsidR="00D34553">
        <w:rPr>
          <w:rFonts w:ascii="Times New Roman" w:hAnsi="Times New Roman" w:cs="Times New Roman"/>
        </w:rPr>
        <w:t xml:space="preserve"> robot</w:t>
      </w:r>
      <w:r w:rsidR="00230443">
        <w:rPr>
          <w:rFonts w:ascii="Times New Roman" w:hAnsi="Times New Roman" w:cs="Times New Roman"/>
        </w:rPr>
        <w:t xml:space="preserve"> that learns everything from scratch, and </w:t>
      </w:r>
      <w:r w:rsidR="003546C6">
        <w:rPr>
          <w:rFonts w:ascii="Times New Roman" w:hAnsi="Times New Roman" w:cs="Times New Roman"/>
        </w:rPr>
        <w:t xml:space="preserve">it does not need any data from human professionals. My project, which is the Physics-based AI Car, </w:t>
      </w:r>
      <w:r w:rsidR="00E91404">
        <w:rPr>
          <w:rFonts w:ascii="Times New Roman" w:hAnsi="Times New Roman" w:cs="Times New Roman"/>
        </w:rPr>
        <w:t xml:space="preserve">also proves that simulation technology can help us with auto-driven car. </w:t>
      </w:r>
      <w:r w:rsidR="00907C31">
        <w:rPr>
          <w:rFonts w:ascii="Times New Roman" w:hAnsi="Times New Roman" w:cs="Times New Roman"/>
        </w:rPr>
        <w:t xml:space="preserve">PID model, which is one of the most </w:t>
      </w:r>
      <w:r w:rsidR="007C0D4A">
        <w:rPr>
          <w:rFonts w:ascii="Times New Roman" w:hAnsi="Times New Roman" w:cs="Times New Roman"/>
        </w:rPr>
        <w:t xml:space="preserve">used in modern industry, can also </w:t>
      </w:r>
      <w:r w:rsidR="00910F72">
        <w:rPr>
          <w:rFonts w:ascii="Times New Roman" w:hAnsi="Times New Roman" w:cs="Times New Roman"/>
        </w:rPr>
        <w:t xml:space="preserve">be useful for the AI system. </w:t>
      </w:r>
      <w:r w:rsidR="005728F7">
        <w:rPr>
          <w:rFonts w:ascii="Times New Roman" w:hAnsi="Times New Roman" w:cs="Times New Roman"/>
        </w:rPr>
        <w:t xml:space="preserve">The cores of reinforcement learning </w:t>
      </w:r>
      <w:r w:rsidR="000C5752">
        <w:rPr>
          <w:rFonts w:ascii="Times New Roman" w:hAnsi="Times New Roman" w:cs="Times New Roman"/>
        </w:rPr>
        <w:t xml:space="preserve">are neural network and scoring system. Since the neural network API is already provided </w:t>
      </w:r>
      <w:r w:rsidR="007952DA">
        <w:rPr>
          <w:rFonts w:ascii="Times New Roman" w:hAnsi="Times New Roman" w:cs="Times New Roman"/>
        </w:rPr>
        <w:t>by Unity3D team, the only thing I must consider is the scoring system</w:t>
      </w:r>
      <w:r w:rsidR="000C6A66">
        <w:rPr>
          <w:rFonts w:ascii="Times New Roman" w:hAnsi="Times New Roman" w:cs="Times New Roman"/>
        </w:rPr>
        <w:t xml:space="preserve">, which successfully teaches AI how to drive car </w:t>
      </w:r>
      <w:r w:rsidR="00872C5E">
        <w:rPr>
          <w:rFonts w:ascii="Times New Roman" w:hAnsi="Times New Roman" w:cs="Times New Roman"/>
        </w:rPr>
        <w:t xml:space="preserve">on an irregular road. The advantage is </w:t>
      </w:r>
      <w:r w:rsidR="00E34D6A">
        <w:rPr>
          <w:rFonts w:ascii="Times New Roman" w:hAnsi="Times New Roman" w:cs="Times New Roman"/>
        </w:rPr>
        <w:t>that the</w:t>
      </w:r>
      <w:r w:rsidR="00872C5E">
        <w:rPr>
          <w:rFonts w:ascii="Times New Roman" w:hAnsi="Times New Roman" w:cs="Times New Roman"/>
        </w:rPr>
        <w:t xml:space="preserve"> program can generate</w:t>
      </w:r>
      <w:r w:rsidR="000C0827">
        <w:rPr>
          <w:rFonts w:ascii="Times New Roman" w:hAnsi="Times New Roman" w:cs="Times New Roman"/>
        </w:rPr>
        <w:t xml:space="preserve"> huge</w:t>
      </w:r>
      <w:r w:rsidR="00872C5E">
        <w:rPr>
          <w:rFonts w:ascii="Times New Roman" w:hAnsi="Times New Roman" w:cs="Times New Roman"/>
        </w:rPr>
        <w:t xml:space="preserve"> data by playing the game. We do not collect any data from people</w:t>
      </w:r>
      <w:r w:rsidR="00934D07">
        <w:rPr>
          <w:rFonts w:ascii="Times New Roman" w:hAnsi="Times New Roman" w:cs="Times New Roman"/>
        </w:rPr>
        <w:t xml:space="preserve"> for this project.</w:t>
      </w:r>
      <w:r w:rsidR="00872C5E">
        <w:rPr>
          <w:rFonts w:ascii="Times New Roman" w:hAnsi="Times New Roman" w:cs="Times New Roman"/>
        </w:rPr>
        <w:t xml:space="preserve"> </w:t>
      </w:r>
      <w:r w:rsidR="00B01B7F">
        <w:rPr>
          <w:rFonts w:ascii="Times New Roman" w:hAnsi="Times New Roman" w:cs="Times New Roman"/>
        </w:rPr>
        <w:t xml:space="preserve">On the other hand, </w:t>
      </w:r>
      <w:r w:rsidR="008666B0">
        <w:rPr>
          <w:rFonts w:ascii="Times New Roman" w:hAnsi="Times New Roman" w:cs="Times New Roman"/>
        </w:rPr>
        <w:t xml:space="preserve">driving on the irregular road successfully proves that </w:t>
      </w:r>
      <w:r w:rsidR="00797195">
        <w:rPr>
          <w:rFonts w:ascii="Times New Roman" w:hAnsi="Times New Roman" w:cs="Times New Roman"/>
        </w:rPr>
        <w:t xml:space="preserve">there exists such algorithm that can both </w:t>
      </w:r>
      <w:r w:rsidR="009C610C">
        <w:rPr>
          <w:rFonts w:ascii="Times New Roman" w:hAnsi="Times New Roman" w:cs="Times New Roman"/>
        </w:rPr>
        <w:t xml:space="preserve">collect as least data as possible and be effective. </w:t>
      </w:r>
      <w:r w:rsidR="00BA5A87">
        <w:rPr>
          <w:rFonts w:ascii="Times New Roman" w:hAnsi="Times New Roman" w:cs="Times New Roman"/>
        </w:rPr>
        <w:t xml:space="preserve">However, the disadvantage is also obvious. I spent more than fourteen hours on training the </w:t>
      </w:r>
      <w:r w:rsidR="007D47B8">
        <w:rPr>
          <w:rFonts w:ascii="Times New Roman" w:hAnsi="Times New Roman" w:cs="Times New Roman"/>
        </w:rPr>
        <w:t xml:space="preserve">little program. The real situation is much </w:t>
      </w:r>
      <w:r w:rsidR="001A03C5">
        <w:rPr>
          <w:rFonts w:ascii="Times New Roman" w:hAnsi="Times New Roman" w:cs="Times New Roman"/>
        </w:rPr>
        <w:t>huger</w:t>
      </w:r>
      <w:r w:rsidR="007D47B8">
        <w:rPr>
          <w:rFonts w:ascii="Times New Roman" w:hAnsi="Times New Roman" w:cs="Times New Roman"/>
        </w:rPr>
        <w:t xml:space="preserve"> than </w:t>
      </w:r>
      <w:r w:rsidR="007D47B8">
        <w:rPr>
          <w:rFonts w:ascii="Times New Roman" w:hAnsi="Times New Roman" w:cs="Times New Roman"/>
        </w:rPr>
        <w:lastRenderedPageBreak/>
        <w:t xml:space="preserve">this project. </w:t>
      </w:r>
      <w:r w:rsidR="001A03C5">
        <w:rPr>
          <w:rFonts w:ascii="Times New Roman" w:hAnsi="Times New Roman" w:cs="Times New Roman"/>
        </w:rPr>
        <w:t xml:space="preserve">The </w:t>
      </w:r>
      <w:r w:rsidR="00D6487A">
        <w:rPr>
          <w:rFonts w:ascii="Times New Roman" w:hAnsi="Times New Roman" w:cs="Times New Roman"/>
        </w:rPr>
        <w:t>time required to train grows exponentially</w:t>
      </w:r>
      <w:r w:rsidR="00E34D6A">
        <w:rPr>
          <w:rFonts w:ascii="Times New Roman" w:hAnsi="Times New Roman" w:cs="Times New Roman"/>
        </w:rPr>
        <w:t xml:space="preserve"> as the scale grows. This project does not </w:t>
      </w:r>
      <w:r w:rsidR="00934D07">
        <w:rPr>
          <w:rFonts w:ascii="Times New Roman" w:hAnsi="Times New Roman" w:cs="Times New Roman"/>
        </w:rPr>
        <w:t>prove that</w:t>
      </w:r>
      <w:r w:rsidR="00C512F2">
        <w:rPr>
          <w:rFonts w:ascii="Times New Roman" w:hAnsi="Times New Roman" w:cs="Times New Roman"/>
        </w:rPr>
        <w:t xml:space="preserve"> no data is required</w:t>
      </w:r>
      <w:r w:rsidR="00934D07">
        <w:rPr>
          <w:rFonts w:ascii="Times New Roman" w:hAnsi="Times New Roman" w:cs="Times New Roman"/>
        </w:rPr>
        <w:t xml:space="preserve"> for every situation</w:t>
      </w:r>
      <w:r w:rsidR="00C512F2">
        <w:rPr>
          <w:rFonts w:ascii="Times New Roman" w:hAnsi="Times New Roman" w:cs="Times New Roman"/>
        </w:rPr>
        <w:t>. For example, as previously mentioned in introduction of this article. Medical AI program may still need to collect some data, such as genetic or biometric.</w:t>
      </w:r>
      <w:r w:rsidR="00ED3A18">
        <w:rPr>
          <w:rFonts w:ascii="Times New Roman" w:hAnsi="Times New Roman" w:cs="Times New Roman"/>
        </w:rPr>
        <w:t xml:space="preserve"> There are countless racing games</w:t>
      </w:r>
      <w:r w:rsidR="001D671C">
        <w:rPr>
          <w:rFonts w:ascii="Times New Roman" w:hAnsi="Times New Roman" w:cs="Times New Roman"/>
        </w:rPr>
        <w:t xml:space="preserve"> for car simulation</w:t>
      </w:r>
      <w:r w:rsidR="00ED3A18">
        <w:rPr>
          <w:rFonts w:ascii="Times New Roman" w:hAnsi="Times New Roman" w:cs="Times New Roman"/>
        </w:rPr>
        <w:t xml:space="preserve"> nowadays</w:t>
      </w:r>
      <w:r w:rsidR="001D671C">
        <w:rPr>
          <w:rFonts w:ascii="Times New Roman" w:hAnsi="Times New Roman" w:cs="Times New Roman"/>
        </w:rPr>
        <w:t xml:space="preserve">. However, there </w:t>
      </w:r>
      <w:r w:rsidR="0076491F">
        <w:rPr>
          <w:rFonts w:ascii="Times New Roman" w:hAnsi="Times New Roman" w:cs="Times New Roman"/>
        </w:rPr>
        <w:t xml:space="preserve">are </w:t>
      </w:r>
      <w:r w:rsidR="00621C6F">
        <w:rPr>
          <w:rFonts w:ascii="Times New Roman" w:hAnsi="Times New Roman" w:cs="Times New Roman"/>
        </w:rPr>
        <w:t>extremely</w:t>
      </w:r>
      <w:r w:rsidR="0076491F">
        <w:rPr>
          <w:rFonts w:ascii="Times New Roman" w:hAnsi="Times New Roman" w:cs="Times New Roman"/>
        </w:rPr>
        <w:t xml:space="preserve"> few medial games that teach people how to </w:t>
      </w:r>
      <w:r w:rsidR="00E67D0E">
        <w:rPr>
          <w:rFonts w:ascii="Times New Roman" w:hAnsi="Times New Roman" w:cs="Times New Roman"/>
        </w:rPr>
        <w:t>do surgery. Medical simulation is still difficult to implement</w:t>
      </w:r>
      <w:r w:rsidR="009F08C2">
        <w:rPr>
          <w:rFonts w:ascii="Times New Roman" w:hAnsi="Times New Roman" w:cs="Times New Roman"/>
        </w:rPr>
        <w:t xml:space="preserve">. As the result, collecting such data is still necessary for </w:t>
      </w:r>
      <w:r w:rsidR="00621C6F">
        <w:rPr>
          <w:rFonts w:ascii="Times New Roman" w:hAnsi="Times New Roman" w:cs="Times New Roman"/>
        </w:rPr>
        <w:t>medical application.</w:t>
      </w:r>
    </w:p>
    <w:p w14:paraId="0CC17CB3" w14:textId="3F5A3038" w:rsidR="00B746DB" w:rsidRPr="00091626" w:rsidRDefault="00621C6F" w:rsidP="00091626">
      <w:pPr>
        <w:spacing w:line="480" w:lineRule="auto"/>
        <w:ind w:left="360" w:firstLine="360"/>
        <w:rPr>
          <w:rFonts w:ascii="Times New Roman" w:hAnsi="Times New Roman" w:cs="Times New Roman"/>
        </w:rPr>
      </w:pPr>
      <w:r>
        <w:rPr>
          <w:rFonts w:ascii="Times New Roman" w:hAnsi="Times New Roman" w:cs="Times New Roman"/>
        </w:rPr>
        <w:t xml:space="preserve">Hopefully, </w:t>
      </w:r>
      <w:r w:rsidR="00454D6C">
        <w:rPr>
          <w:rFonts w:ascii="Times New Roman" w:hAnsi="Times New Roman" w:cs="Times New Roman"/>
        </w:rPr>
        <w:t xml:space="preserve">there may be a better algorithm in the future that can </w:t>
      </w:r>
      <w:r w:rsidR="00F610D4">
        <w:rPr>
          <w:rFonts w:ascii="Times New Roman" w:hAnsi="Times New Roman" w:cs="Times New Roman"/>
        </w:rPr>
        <w:t xml:space="preserve">both </w:t>
      </w:r>
      <w:r w:rsidR="00454D6C">
        <w:rPr>
          <w:rFonts w:ascii="Times New Roman" w:hAnsi="Times New Roman" w:cs="Times New Roman"/>
        </w:rPr>
        <w:t>further reduce the collection of personal data</w:t>
      </w:r>
      <w:r w:rsidR="00F610D4">
        <w:rPr>
          <w:rFonts w:ascii="Times New Roman" w:hAnsi="Times New Roman" w:cs="Times New Roman"/>
        </w:rPr>
        <w:t xml:space="preserve"> and improve our quality of life. Or, there may be more advanced simulation technology that</w:t>
      </w:r>
      <w:r w:rsidR="00161B79">
        <w:rPr>
          <w:rFonts w:ascii="Times New Roman" w:hAnsi="Times New Roman" w:cs="Times New Roman"/>
        </w:rPr>
        <w:t xml:space="preserve"> AI program can </w:t>
      </w:r>
      <w:r w:rsidR="00B20263">
        <w:rPr>
          <w:rFonts w:ascii="Times New Roman" w:hAnsi="Times New Roman" w:cs="Times New Roman"/>
        </w:rPr>
        <w:t>be trained in such virtual world with minimum collection of personal data</w:t>
      </w:r>
      <w:r w:rsidR="00091626">
        <w:rPr>
          <w:rFonts w:ascii="Times New Roman" w:hAnsi="Times New Roman" w:cs="Times New Roman"/>
        </w:rPr>
        <w:t xml:space="preserve"> in real world</w:t>
      </w:r>
      <w:r w:rsidR="00B20263">
        <w:rPr>
          <w:rFonts w:ascii="Times New Roman" w:hAnsi="Times New Roman" w:cs="Times New Roman"/>
        </w:rPr>
        <w:t>.</w:t>
      </w:r>
      <w:r w:rsidR="001B723A">
        <w:rPr>
          <w:rFonts w:ascii="Times New Roman" w:hAnsi="Times New Roman" w:cs="Times New Roman"/>
        </w:rPr>
        <w:t xml:space="preserve"> Both are treading technology that </w:t>
      </w:r>
      <w:r w:rsidR="00236EDC">
        <w:rPr>
          <w:rFonts w:ascii="Times New Roman" w:hAnsi="Times New Roman" w:cs="Times New Roman"/>
        </w:rPr>
        <w:t>changes the world</w:t>
      </w:r>
      <w:r w:rsidR="00091626">
        <w:rPr>
          <w:rFonts w:ascii="Times New Roman" w:hAnsi="Times New Roman" w:cs="Times New Roman"/>
        </w:rPr>
        <w:t xml:space="preserve"> in the future</w:t>
      </w:r>
      <w:r w:rsidR="00236EDC">
        <w:rPr>
          <w:rFonts w:ascii="Times New Roman" w:hAnsi="Times New Roman" w:cs="Times New Roman"/>
        </w:rPr>
        <w:t>.</w:t>
      </w:r>
    </w:p>
    <w:p w14:paraId="63B41DD2" w14:textId="35F17FD2" w:rsidR="006150F1" w:rsidRDefault="006150F1" w:rsidP="000633D1">
      <w:pPr>
        <w:pStyle w:val="Heading1"/>
      </w:pPr>
      <w:bookmarkStart w:id="46" w:name="_Toc8174277"/>
      <w:commentRangeStart w:id="47"/>
      <w:r>
        <w:t>Reference</w:t>
      </w:r>
      <w:commentRangeEnd w:id="47"/>
      <w:r>
        <w:rPr>
          <w:rStyle w:val="CommentReference"/>
          <w:rFonts w:asciiTheme="minorHAnsi" w:eastAsiaTheme="minorEastAsia" w:hAnsiTheme="minorHAnsi" w:cstheme="minorBidi"/>
          <w:color w:val="auto"/>
        </w:rPr>
        <w:commentReference w:id="47"/>
      </w:r>
      <w:bookmarkEnd w:id="46"/>
    </w:p>
    <w:p w14:paraId="0FE8E446" w14:textId="77777777" w:rsidR="006150F1" w:rsidRDefault="006150F1" w:rsidP="006150F1"/>
    <w:p w14:paraId="748A02E1" w14:textId="77777777" w:rsidR="006150F1" w:rsidRPr="00961DE1" w:rsidRDefault="006150F1" w:rsidP="006150F1"/>
    <w:p w14:paraId="0A2D0E48" w14:textId="0AF846C3" w:rsidR="00A0618F" w:rsidRDefault="00A0618F" w:rsidP="006150F1">
      <w:pPr>
        <w:spacing w:line="480" w:lineRule="auto"/>
        <w:ind w:left="720" w:hanging="720"/>
        <w:rPr>
          <w:rStyle w:val="normaltextrun"/>
          <w:rFonts w:ascii="Times New Roman" w:hAnsi="Times New Roman" w:cs="Times New Roman"/>
          <w:color w:val="000000"/>
          <w:shd w:val="clear" w:color="auto" w:fill="FFFFFF"/>
        </w:rPr>
      </w:pPr>
      <w:r>
        <w:rPr>
          <w:rStyle w:val="normaltextrun"/>
          <w:rFonts w:ascii="Times New Roman" w:hAnsi="Times New Roman" w:cs="Times New Roman"/>
          <w:color w:val="000000"/>
          <w:shd w:val="clear" w:color="auto" w:fill="FFFFFF"/>
        </w:rPr>
        <w:t xml:space="preserve">[1] </w:t>
      </w:r>
      <w:r w:rsidRPr="00BD1E56">
        <w:rPr>
          <w:rStyle w:val="normaltextrun"/>
          <w:rFonts w:ascii="Times New Roman" w:hAnsi="Times New Roman" w:cs="Times New Roman"/>
          <w:color w:val="000000"/>
          <w:shd w:val="clear" w:color="auto" w:fill="FFFFFF"/>
        </w:rPr>
        <w:t>Docherty, A. (2014). Big data–ethical perspectives. </w:t>
      </w:r>
      <w:proofErr w:type="spellStart"/>
      <w:r w:rsidRPr="00BD1E56">
        <w:rPr>
          <w:rStyle w:val="spellingerror"/>
          <w:rFonts w:ascii="Times New Roman" w:hAnsi="Times New Roman" w:cs="Times New Roman"/>
          <w:i/>
          <w:iCs/>
          <w:color w:val="000000"/>
        </w:rPr>
        <w:t>Anaesthesia</w:t>
      </w:r>
      <w:proofErr w:type="spellEnd"/>
      <w:r w:rsidRPr="00BD1E56">
        <w:rPr>
          <w:rStyle w:val="normaltextrun"/>
          <w:rFonts w:ascii="Times New Roman" w:hAnsi="Times New Roman" w:cs="Times New Roman"/>
          <w:color w:val="000000"/>
          <w:shd w:val="clear" w:color="auto" w:fill="FFFFFF"/>
        </w:rPr>
        <w:t>, </w:t>
      </w:r>
      <w:r w:rsidRPr="00BD1E56">
        <w:rPr>
          <w:rStyle w:val="normaltextrun"/>
          <w:rFonts w:ascii="Times New Roman" w:hAnsi="Times New Roman" w:cs="Times New Roman"/>
          <w:i/>
          <w:iCs/>
          <w:color w:val="000000"/>
        </w:rPr>
        <w:t>69</w:t>
      </w:r>
      <w:r w:rsidRPr="00BD1E56">
        <w:rPr>
          <w:rStyle w:val="normaltextrun"/>
          <w:rFonts w:ascii="Times New Roman" w:hAnsi="Times New Roman" w:cs="Times New Roman"/>
          <w:color w:val="000000"/>
          <w:shd w:val="clear" w:color="auto" w:fill="FFFFFF"/>
        </w:rPr>
        <w:t>(4), 390-391</w:t>
      </w:r>
    </w:p>
    <w:p w14:paraId="71BF69AC" w14:textId="77777777" w:rsidR="00D20DD1" w:rsidRDefault="00D20DD1" w:rsidP="006150F1">
      <w:pPr>
        <w:spacing w:line="480" w:lineRule="auto"/>
        <w:ind w:left="720" w:hanging="720"/>
        <w:rPr>
          <w:rStyle w:val="normaltextrun"/>
          <w:rFonts w:ascii="Times New Roman" w:hAnsi="Times New Roman" w:cs="Times New Roman"/>
          <w:color w:val="000000"/>
          <w:shd w:val="clear" w:color="auto" w:fill="FFFFFF"/>
        </w:rPr>
      </w:pPr>
    </w:p>
    <w:p w14:paraId="1596A688" w14:textId="3E68DF3A" w:rsidR="00A0618F" w:rsidRDefault="006E4BC5" w:rsidP="00DB647B">
      <w:pPr>
        <w:pStyle w:val="paragraph"/>
        <w:spacing w:before="0" w:beforeAutospacing="0" w:after="0" w:afterAutospacing="0" w:line="480" w:lineRule="auto"/>
        <w:ind w:left="283" w:hangingChars="118" w:hanging="283"/>
        <w:textAlignment w:val="baseline"/>
      </w:pPr>
      <w:r>
        <w:rPr>
          <w:rFonts w:ascii="Times New Roman" w:hAnsi="Times New Roman" w:cs="Times New Roman"/>
        </w:rPr>
        <w:t xml:space="preserve">[2] </w:t>
      </w:r>
      <w:r w:rsidR="00D20DD1" w:rsidRPr="00C754B7">
        <w:rPr>
          <w:rStyle w:val="normaltextrun"/>
          <w:rFonts w:ascii="Times New Roman" w:hAnsi="Times New Roman" w:cs="Times New Roman"/>
          <w:color w:val="000000"/>
          <w:shd w:val="clear" w:color="auto" w:fill="FFFFFF"/>
        </w:rPr>
        <w:t>European Parliament</w:t>
      </w:r>
      <w:r w:rsidR="00D20DD1">
        <w:rPr>
          <w:rStyle w:val="normaltextrun"/>
          <w:rFonts w:ascii="Times New Roman" w:hAnsi="Times New Roman" w:cs="Times New Roman"/>
          <w:color w:val="000000"/>
          <w:shd w:val="clear" w:color="auto" w:fill="FFFFFF"/>
        </w:rPr>
        <w:t>,</w:t>
      </w:r>
      <w:r w:rsidR="00D20DD1" w:rsidRPr="00C754B7">
        <w:rPr>
          <w:rStyle w:val="normaltextrun"/>
          <w:rFonts w:ascii="Times New Roman" w:hAnsi="Times New Roman" w:cs="Times New Roman"/>
          <w:color w:val="000000"/>
          <w:shd w:val="clear" w:color="auto" w:fill="FFFFFF"/>
        </w:rPr>
        <w:t xml:space="preserve"> 2016</w:t>
      </w:r>
      <w:r w:rsidR="00D20DD1">
        <w:rPr>
          <w:rStyle w:val="normaltextrun"/>
          <w:rFonts w:ascii="Times New Roman" w:hAnsi="Times New Roman" w:cs="Times New Roman"/>
          <w:color w:val="000000"/>
          <w:shd w:val="clear" w:color="auto" w:fill="FFFFFF"/>
        </w:rPr>
        <w:t>,</w:t>
      </w:r>
      <w:r w:rsidR="00D20DD1" w:rsidRPr="00C754B7">
        <w:rPr>
          <w:rStyle w:val="normaltextrun"/>
          <w:rFonts w:ascii="Times New Roman" w:hAnsi="Times New Roman" w:cs="Times New Roman"/>
          <w:color w:val="000000"/>
          <w:shd w:val="clear" w:color="auto" w:fill="FFFFFF"/>
        </w:rPr>
        <w:t xml:space="preserve"> </w:t>
      </w:r>
      <w:r w:rsidR="00D20DD1" w:rsidRPr="00DB647B">
        <w:rPr>
          <w:rStyle w:val="normaltextrun"/>
          <w:rFonts w:ascii="Times New Roman" w:hAnsi="Times New Roman" w:cs="Times New Roman"/>
          <w:i/>
          <w:color w:val="000000"/>
          <w:shd w:val="clear" w:color="auto" w:fill="FFFFFF"/>
        </w:rPr>
        <w:t>General Data Protection Regulation. Art. 9, Chapter 2</w:t>
      </w:r>
      <w:r w:rsidR="00D20DD1">
        <w:rPr>
          <w:rStyle w:val="normaltextrun"/>
          <w:rFonts w:ascii="Times New Roman" w:hAnsi="Times New Roman" w:cs="Times New Roman"/>
          <w:color w:val="000000"/>
          <w:shd w:val="clear" w:color="auto" w:fill="FFFFFF"/>
        </w:rPr>
        <w:t>,</w:t>
      </w:r>
      <w:r w:rsidR="00D20DD1" w:rsidRPr="00C754B7">
        <w:rPr>
          <w:rStyle w:val="normaltextrun"/>
          <w:rFonts w:ascii="Times New Roman" w:hAnsi="Times New Roman" w:cs="Times New Roman"/>
          <w:color w:val="000000"/>
          <w:shd w:val="clear" w:color="auto" w:fill="FFFFFF"/>
        </w:rPr>
        <w:t xml:space="preserve"> </w:t>
      </w:r>
      <w:hyperlink r:id="rId19" w:history="1">
        <w:r w:rsidR="00D20DD1" w:rsidRPr="00C754B7">
          <w:rPr>
            <w:rStyle w:val="Hyperlink"/>
            <w:rFonts w:ascii="Times New Roman" w:hAnsi="Times New Roman" w:cs="Times New Roman"/>
          </w:rPr>
          <w:t>https://gdpr-info.eu/art-9-gdpr/</w:t>
        </w:r>
      </w:hyperlink>
    </w:p>
    <w:p w14:paraId="2313F218" w14:textId="77777777" w:rsidR="00D20DD1" w:rsidRPr="00D20DD1" w:rsidRDefault="00D20DD1" w:rsidP="00D20DD1">
      <w:pPr>
        <w:pStyle w:val="paragraph"/>
        <w:spacing w:before="0" w:beforeAutospacing="0" w:after="0" w:afterAutospacing="0" w:line="480" w:lineRule="auto"/>
        <w:ind w:left="283" w:hangingChars="118" w:hanging="283"/>
        <w:textAlignment w:val="baseline"/>
      </w:pPr>
    </w:p>
    <w:p w14:paraId="6D9D6D71" w14:textId="3C21937C" w:rsidR="006150F1" w:rsidRPr="0053002C" w:rsidRDefault="006150F1" w:rsidP="006150F1">
      <w:pPr>
        <w:spacing w:line="480" w:lineRule="auto"/>
        <w:ind w:left="720" w:hanging="720"/>
        <w:rPr>
          <w:rFonts w:ascii="Times New Roman" w:hAnsi="Times New Roman" w:cs="Times New Roman"/>
        </w:rPr>
      </w:pPr>
      <w:r w:rsidRPr="0053002C">
        <w:rPr>
          <w:rFonts w:ascii="Times New Roman" w:hAnsi="Times New Roman" w:cs="Times New Roman"/>
        </w:rPr>
        <w:t>[</w:t>
      </w:r>
      <w:r w:rsidR="00086974">
        <w:rPr>
          <w:rFonts w:ascii="Times New Roman" w:hAnsi="Times New Roman" w:cs="Times New Roman"/>
        </w:rPr>
        <w:t>3</w:t>
      </w:r>
      <w:r w:rsidRPr="0053002C">
        <w:rPr>
          <w:rFonts w:ascii="Times New Roman" w:hAnsi="Times New Roman" w:cs="Times New Roman"/>
        </w:rPr>
        <w:t xml:space="preserve">] DeepMind, AlphaGo, </w:t>
      </w:r>
      <w:hyperlink r:id="rId20" w:history="1">
        <w:r w:rsidRPr="0053002C">
          <w:rPr>
            <w:rStyle w:val="Hyperlink"/>
            <w:rFonts w:ascii="Times New Roman" w:hAnsi="Times New Roman" w:cs="Times New Roman"/>
          </w:rPr>
          <w:t>https://deepmind.com/research/alphago/</w:t>
        </w:r>
      </w:hyperlink>
    </w:p>
    <w:p w14:paraId="4B7C840F" w14:textId="77777777" w:rsidR="006150F1" w:rsidRPr="0053002C" w:rsidRDefault="006150F1" w:rsidP="006150F1">
      <w:pPr>
        <w:spacing w:line="480" w:lineRule="auto"/>
        <w:ind w:left="720" w:hanging="720"/>
        <w:rPr>
          <w:rFonts w:ascii="Times New Roman" w:hAnsi="Times New Roman" w:cs="Times New Roman"/>
        </w:rPr>
      </w:pPr>
    </w:p>
    <w:p w14:paraId="02E2FE9B" w14:textId="4925416D" w:rsidR="006150F1" w:rsidRPr="0053002C" w:rsidRDefault="006150F1" w:rsidP="006150F1">
      <w:pPr>
        <w:spacing w:line="480" w:lineRule="auto"/>
        <w:ind w:left="720" w:hanging="720"/>
        <w:rPr>
          <w:rFonts w:ascii="Times New Roman" w:hAnsi="Times New Roman" w:cs="Times New Roman"/>
        </w:rPr>
      </w:pPr>
      <w:r w:rsidRPr="0053002C">
        <w:rPr>
          <w:rFonts w:ascii="Times New Roman" w:hAnsi="Times New Roman" w:cs="Times New Roman"/>
        </w:rPr>
        <w:t>[</w:t>
      </w:r>
      <w:r w:rsidR="00086974">
        <w:rPr>
          <w:rFonts w:ascii="Times New Roman" w:hAnsi="Times New Roman" w:cs="Times New Roman"/>
        </w:rPr>
        <w:t>4</w:t>
      </w:r>
      <w:r w:rsidRPr="0053002C">
        <w:rPr>
          <w:rFonts w:ascii="Times New Roman" w:hAnsi="Times New Roman" w:cs="Times New Roman"/>
        </w:rPr>
        <w:t xml:space="preserve">] David Silver, Thomas Hubert, Julian </w:t>
      </w:r>
      <w:proofErr w:type="spellStart"/>
      <w:r w:rsidRPr="0053002C">
        <w:rPr>
          <w:rFonts w:ascii="Times New Roman" w:hAnsi="Times New Roman" w:cs="Times New Roman"/>
        </w:rPr>
        <w:t>Schrittwieser</w:t>
      </w:r>
      <w:proofErr w:type="spellEnd"/>
      <w:r w:rsidRPr="0053002C">
        <w:rPr>
          <w:rFonts w:ascii="Times New Roman" w:hAnsi="Times New Roman" w:cs="Times New Roman"/>
        </w:rPr>
        <w:t xml:space="preserve">, </w:t>
      </w:r>
      <w:proofErr w:type="spellStart"/>
      <w:r w:rsidRPr="0053002C">
        <w:rPr>
          <w:rFonts w:ascii="Times New Roman" w:hAnsi="Times New Roman" w:cs="Times New Roman"/>
        </w:rPr>
        <w:t>Ioannis</w:t>
      </w:r>
      <w:proofErr w:type="spellEnd"/>
      <w:r w:rsidRPr="0053002C">
        <w:rPr>
          <w:rFonts w:ascii="Times New Roman" w:hAnsi="Times New Roman" w:cs="Times New Roman"/>
        </w:rPr>
        <w:t xml:space="preserve"> </w:t>
      </w:r>
      <w:proofErr w:type="spellStart"/>
      <w:r w:rsidRPr="0053002C">
        <w:rPr>
          <w:rFonts w:ascii="Times New Roman" w:hAnsi="Times New Roman" w:cs="Times New Roman"/>
        </w:rPr>
        <w:t>Antonoglou</w:t>
      </w:r>
      <w:proofErr w:type="spellEnd"/>
      <w:r w:rsidRPr="0053002C">
        <w:rPr>
          <w:rFonts w:ascii="Times New Roman" w:hAnsi="Times New Roman" w:cs="Times New Roman"/>
        </w:rPr>
        <w:t xml:space="preserve">, Matthew Lai, Arthur </w:t>
      </w:r>
      <w:proofErr w:type="spellStart"/>
      <w:r w:rsidRPr="0053002C">
        <w:rPr>
          <w:rFonts w:ascii="Times New Roman" w:hAnsi="Times New Roman" w:cs="Times New Roman"/>
        </w:rPr>
        <w:t>Guez</w:t>
      </w:r>
      <w:proofErr w:type="spellEnd"/>
      <w:r w:rsidRPr="0053002C">
        <w:rPr>
          <w:rFonts w:ascii="Times New Roman" w:hAnsi="Times New Roman" w:cs="Times New Roman"/>
        </w:rPr>
        <w:t xml:space="preserve">, Marc </w:t>
      </w:r>
      <w:proofErr w:type="spellStart"/>
      <w:r w:rsidRPr="0053002C">
        <w:rPr>
          <w:rFonts w:ascii="Times New Roman" w:hAnsi="Times New Roman" w:cs="Times New Roman"/>
        </w:rPr>
        <w:t>Lanctot</w:t>
      </w:r>
      <w:proofErr w:type="spellEnd"/>
      <w:r w:rsidRPr="0053002C">
        <w:rPr>
          <w:rFonts w:ascii="Times New Roman" w:hAnsi="Times New Roman" w:cs="Times New Roman"/>
        </w:rPr>
        <w:t xml:space="preserve">, Laurent </w:t>
      </w:r>
      <w:proofErr w:type="spellStart"/>
      <w:r w:rsidRPr="0053002C">
        <w:rPr>
          <w:rFonts w:ascii="Times New Roman" w:hAnsi="Times New Roman" w:cs="Times New Roman"/>
        </w:rPr>
        <w:t>Sifre</w:t>
      </w:r>
      <w:proofErr w:type="spellEnd"/>
      <w:r w:rsidRPr="0053002C">
        <w:rPr>
          <w:rFonts w:ascii="Times New Roman" w:hAnsi="Times New Roman" w:cs="Times New Roman"/>
        </w:rPr>
        <w:t xml:space="preserve">, </w:t>
      </w:r>
      <w:proofErr w:type="spellStart"/>
      <w:r w:rsidRPr="0053002C">
        <w:rPr>
          <w:rFonts w:ascii="Times New Roman" w:hAnsi="Times New Roman" w:cs="Times New Roman"/>
        </w:rPr>
        <w:t>Dharshan</w:t>
      </w:r>
      <w:proofErr w:type="spellEnd"/>
      <w:r w:rsidRPr="0053002C">
        <w:rPr>
          <w:rFonts w:ascii="Times New Roman" w:hAnsi="Times New Roman" w:cs="Times New Roman"/>
        </w:rPr>
        <w:t xml:space="preserve"> Kumaran, </w:t>
      </w:r>
      <w:proofErr w:type="spellStart"/>
      <w:r w:rsidRPr="0053002C">
        <w:rPr>
          <w:rFonts w:ascii="Times New Roman" w:hAnsi="Times New Roman" w:cs="Times New Roman"/>
        </w:rPr>
        <w:t>Thore</w:t>
      </w:r>
      <w:proofErr w:type="spellEnd"/>
      <w:r w:rsidRPr="0053002C">
        <w:rPr>
          <w:rFonts w:ascii="Times New Roman" w:hAnsi="Times New Roman" w:cs="Times New Roman"/>
        </w:rPr>
        <w:t xml:space="preserve"> Graepel, Timothy </w:t>
      </w:r>
      <w:proofErr w:type="spellStart"/>
      <w:r w:rsidRPr="0053002C">
        <w:rPr>
          <w:rFonts w:ascii="Times New Roman" w:hAnsi="Times New Roman" w:cs="Times New Roman"/>
        </w:rPr>
        <w:lastRenderedPageBreak/>
        <w:t>Lillicrap</w:t>
      </w:r>
      <w:proofErr w:type="spellEnd"/>
      <w:r w:rsidRPr="0053002C">
        <w:rPr>
          <w:rFonts w:ascii="Times New Roman" w:hAnsi="Times New Roman" w:cs="Times New Roman"/>
        </w:rPr>
        <w:t xml:space="preserve">, Karen </w:t>
      </w:r>
      <w:proofErr w:type="spellStart"/>
      <w:r w:rsidRPr="0053002C">
        <w:rPr>
          <w:rFonts w:ascii="Times New Roman" w:hAnsi="Times New Roman" w:cs="Times New Roman"/>
        </w:rPr>
        <w:t>Simonyan</w:t>
      </w:r>
      <w:proofErr w:type="spellEnd"/>
      <w:r w:rsidRPr="0053002C">
        <w:rPr>
          <w:rFonts w:ascii="Times New Roman" w:hAnsi="Times New Roman" w:cs="Times New Roman"/>
        </w:rPr>
        <w:t xml:space="preserve">, </w:t>
      </w:r>
      <w:proofErr w:type="spellStart"/>
      <w:r w:rsidRPr="0053002C">
        <w:rPr>
          <w:rFonts w:ascii="Times New Roman" w:hAnsi="Times New Roman" w:cs="Times New Roman"/>
        </w:rPr>
        <w:t>Demis</w:t>
      </w:r>
      <w:proofErr w:type="spellEnd"/>
      <w:r w:rsidRPr="0053002C">
        <w:rPr>
          <w:rFonts w:ascii="Times New Roman" w:hAnsi="Times New Roman" w:cs="Times New Roman"/>
        </w:rPr>
        <w:t xml:space="preserve"> Hassabis, Mastering Chess and Shogi by Self-Play with a General Reinforcement Learning Algorithm, 2017, </w:t>
      </w:r>
      <w:hyperlink r:id="rId21" w:history="1">
        <w:r w:rsidRPr="0053002C">
          <w:rPr>
            <w:rStyle w:val="Hyperlink"/>
            <w:rFonts w:ascii="Times New Roman" w:hAnsi="Times New Roman" w:cs="Times New Roman"/>
          </w:rPr>
          <w:t>https://arxiv.org/abs/1712.01815</w:t>
        </w:r>
      </w:hyperlink>
    </w:p>
    <w:p w14:paraId="594E3AE7" w14:textId="77777777" w:rsidR="006150F1" w:rsidRPr="0053002C" w:rsidRDefault="006150F1" w:rsidP="006150F1">
      <w:pPr>
        <w:spacing w:line="480" w:lineRule="auto"/>
        <w:ind w:left="720" w:hanging="720"/>
        <w:rPr>
          <w:rFonts w:ascii="Times New Roman" w:hAnsi="Times New Roman" w:cs="Times New Roman"/>
        </w:rPr>
      </w:pPr>
    </w:p>
    <w:p w14:paraId="29368B69" w14:textId="389B2E9A" w:rsidR="006150F1" w:rsidRPr="0053002C" w:rsidRDefault="006150F1" w:rsidP="006150F1">
      <w:pPr>
        <w:spacing w:line="480" w:lineRule="auto"/>
        <w:ind w:left="720" w:hanging="720"/>
        <w:rPr>
          <w:rFonts w:ascii="Times New Roman" w:hAnsi="Times New Roman" w:cs="Times New Roman"/>
        </w:rPr>
      </w:pPr>
      <w:r w:rsidRPr="0053002C">
        <w:rPr>
          <w:rFonts w:ascii="Times New Roman" w:hAnsi="Times New Roman" w:cs="Times New Roman"/>
        </w:rPr>
        <w:t>[</w:t>
      </w:r>
      <w:r w:rsidR="00086974">
        <w:rPr>
          <w:rFonts w:ascii="Times New Roman" w:hAnsi="Times New Roman" w:cs="Times New Roman"/>
        </w:rPr>
        <w:t>5</w:t>
      </w:r>
      <w:r w:rsidRPr="0053002C">
        <w:rPr>
          <w:rFonts w:ascii="Times New Roman" w:hAnsi="Times New Roman" w:cs="Times New Roman"/>
        </w:rPr>
        <w:t xml:space="preserve">] NVIDIA, PhysX, </w:t>
      </w:r>
      <w:hyperlink r:id="rId22" w:history="1">
        <w:r w:rsidRPr="0053002C">
          <w:rPr>
            <w:rStyle w:val="Hyperlink"/>
            <w:rFonts w:ascii="Times New Roman" w:hAnsi="Times New Roman" w:cs="Times New Roman"/>
          </w:rPr>
          <w:t>https://www.geforce.com/hardware/technology/physx/technology</w:t>
        </w:r>
      </w:hyperlink>
    </w:p>
    <w:p w14:paraId="2C8EFD4F" w14:textId="77777777" w:rsidR="006150F1" w:rsidRPr="0053002C" w:rsidRDefault="006150F1" w:rsidP="006150F1">
      <w:pPr>
        <w:spacing w:line="480" w:lineRule="auto"/>
        <w:ind w:left="720" w:hanging="720"/>
        <w:rPr>
          <w:rFonts w:ascii="Times New Roman" w:hAnsi="Times New Roman" w:cs="Times New Roman"/>
        </w:rPr>
      </w:pPr>
    </w:p>
    <w:p w14:paraId="04988217" w14:textId="3AC22714" w:rsidR="006150F1" w:rsidRPr="0053002C" w:rsidRDefault="006150F1" w:rsidP="006150F1">
      <w:pPr>
        <w:spacing w:line="480" w:lineRule="auto"/>
        <w:ind w:left="720" w:hanging="720"/>
        <w:rPr>
          <w:rFonts w:ascii="Times New Roman" w:hAnsi="Times New Roman" w:cs="Times New Roman"/>
        </w:rPr>
      </w:pPr>
      <w:r w:rsidRPr="0053002C">
        <w:rPr>
          <w:rFonts w:ascii="Times New Roman" w:hAnsi="Times New Roman" w:cs="Times New Roman"/>
        </w:rPr>
        <w:t>[</w:t>
      </w:r>
      <w:r w:rsidR="00086974">
        <w:rPr>
          <w:rFonts w:ascii="Times New Roman" w:hAnsi="Times New Roman" w:cs="Times New Roman"/>
        </w:rPr>
        <w:t>6</w:t>
      </w:r>
      <w:r w:rsidRPr="0053002C">
        <w:rPr>
          <w:rFonts w:ascii="Times New Roman" w:hAnsi="Times New Roman" w:cs="Times New Roman"/>
        </w:rPr>
        <w:t xml:space="preserve">] </w:t>
      </w:r>
      <w:proofErr w:type="spellStart"/>
      <w:r w:rsidRPr="0053002C">
        <w:rPr>
          <w:rFonts w:ascii="Times New Roman" w:hAnsi="Times New Roman" w:cs="Times New Roman"/>
        </w:rPr>
        <w:t>Juliani</w:t>
      </w:r>
      <w:proofErr w:type="spellEnd"/>
      <w:r w:rsidRPr="0053002C">
        <w:rPr>
          <w:rFonts w:ascii="Times New Roman" w:hAnsi="Times New Roman" w:cs="Times New Roman"/>
        </w:rPr>
        <w:t xml:space="preserve">, A., </w:t>
      </w:r>
      <w:proofErr w:type="spellStart"/>
      <w:r w:rsidRPr="0053002C">
        <w:rPr>
          <w:rFonts w:ascii="Times New Roman" w:hAnsi="Times New Roman" w:cs="Times New Roman"/>
        </w:rPr>
        <w:t>Berges</w:t>
      </w:r>
      <w:proofErr w:type="spellEnd"/>
      <w:r w:rsidRPr="0053002C">
        <w:rPr>
          <w:rFonts w:ascii="Times New Roman" w:hAnsi="Times New Roman" w:cs="Times New Roman"/>
        </w:rPr>
        <w:t xml:space="preserve">, V., </w:t>
      </w:r>
      <w:proofErr w:type="spellStart"/>
      <w:r w:rsidRPr="0053002C">
        <w:rPr>
          <w:rFonts w:ascii="Times New Roman" w:hAnsi="Times New Roman" w:cs="Times New Roman"/>
        </w:rPr>
        <w:t>Vckay</w:t>
      </w:r>
      <w:proofErr w:type="spellEnd"/>
      <w:r w:rsidRPr="0053002C">
        <w:rPr>
          <w:rFonts w:ascii="Times New Roman" w:hAnsi="Times New Roman" w:cs="Times New Roman"/>
        </w:rPr>
        <w:t xml:space="preserve">, E., Gao, Y., Henry, H., </w:t>
      </w:r>
      <w:proofErr w:type="spellStart"/>
      <w:r w:rsidRPr="0053002C">
        <w:rPr>
          <w:rFonts w:ascii="Times New Roman" w:hAnsi="Times New Roman" w:cs="Times New Roman"/>
        </w:rPr>
        <w:t>Mattar</w:t>
      </w:r>
      <w:proofErr w:type="spellEnd"/>
      <w:r w:rsidRPr="0053002C">
        <w:rPr>
          <w:rFonts w:ascii="Times New Roman" w:hAnsi="Times New Roman" w:cs="Times New Roman"/>
        </w:rPr>
        <w:t>, M., Lange, D. (2018). Unity: A General Platform for Intelligent Agents</w:t>
      </w:r>
      <w:commentRangeStart w:id="48"/>
      <w:r w:rsidRPr="00DB647B">
        <w:rPr>
          <w:rFonts w:ascii="Times New Roman" w:hAnsi="Times New Roman" w:cs="Times New Roman"/>
          <w:i/>
        </w:rPr>
        <w:t xml:space="preserve">. </w:t>
      </w:r>
      <w:proofErr w:type="spellStart"/>
      <w:r w:rsidRPr="00DB647B">
        <w:rPr>
          <w:rFonts w:ascii="Times New Roman" w:hAnsi="Times New Roman" w:cs="Times New Roman"/>
          <w:i/>
        </w:rPr>
        <w:t>arXiv</w:t>
      </w:r>
      <w:proofErr w:type="spellEnd"/>
      <w:r w:rsidRPr="00DB647B">
        <w:rPr>
          <w:rFonts w:ascii="Times New Roman" w:hAnsi="Times New Roman" w:cs="Times New Roman"/>
          <w:i/>
        </w:rPr>
        <w:t xml:space="preserve"> preprint arXiv</w:t>
      </w:r>
      <w:commentRangeEnd w:id="48"/>
      <w:r w:rsidR="003C7E3E">
        <w:rPr>
          <w:rStyle w:val="CommentReference"/>
        </w:rPr>
        <w:commentReference w:id="48"/>
      </w:r>
      <w:r w:rsidRPr="0053002C">
        <w:rPr>
          <w:rFonts w:ascii="Times New Roman" w:hAnsi="Times New Roman" w:cs="Times New Roman"/>
        </w:rPr>
        <w:t xml:space="preserve">:1809.02627. https://github.com/Unity-Technologies/ml-agents. </w:t>
      </w:r>
    </w:p>
    <w:p w14:paraId="69C35D48" w14:textId="77777777" w:rsidR="006150F1" w:rsidRPr="0053002C" w:rsidRDefault="006150F1" w:rsidP="006150F1">
      <w:pPr>
        <w:spacing w:line="480" w:lineRule="auto"/>
        <w:ind w:left="720" w:hanging="720"/>
        <w:rPr>
          <w:rFonts w:ascii="Times New Roman" w:hAnsi="Times New Roman" w:cs="Times New Roman"/>
        </w:rPr>
      </w:pPr>
    </w:p>
    <w:p w14:paraId="06DE8474" w14:textId="5CF0C9B8" w:rsidR="006150F1" w:rsidRPr="0053002C" w:rsidRDefault="006150F1" w:rsidP="006150F1">
      <w:pPr>
        <w:spacing w:line="480" w:lineRule="auto"/>
        <w:ind w:left="720" w:hanging="720"/>
        <w:rPr>
          <w:rFonts w:ascii="Times New Roman" w:hAnsi="Times New Roman" w:cs="Times New Roman"/>
        </w:rPr>
      </w:pPr>
      <w:r w:rsidRPr="0053002C">
        <w:rPr>
          <w:rFonts w:ascii="Times New Roman" w:hAnsi="Times New Roman" w:cs="Times New Roman"/>
        </w:rPr>
        <w:t>[</w:t>
      </w:r>
      <w:r w:rsidR="00086974">
        <w:rPr>
          <w:rFonts w:ascii="Times New Roman" w:hAnsi="Times New Roman" w:cs="Times New Roman"/>
        </w:rPr>
        <w:t>7</w:t>
      </w:r>
      <w:r w:rsidRPr="0053002C">
        <w:rPr>
          <w:rFonts w:ascii="Times New Roman" w:hAnsi="Times New Roman" w:cs="Times New Roman"/>
        </w:rPr>
        <w:t xml:space="preserve">] </w:t>
      </w:r>
      <w:proofErr w:type="spellStart"/>
      <w:r w:rsidRPr="0053002C">
        <w:rPr>
          <w:rFonts w:ascii="Times New Roman" w:hAnsi="Times New Roman" w:cs="Times New Roman"/>
        </w:rPr>
        <w:t>Dataforth</w:t>
      </w:r>
      <w:proofErr w:type="spellEnd"/>
      <w:r w:rsidRPr="0053002C">
        <w:rPr>
          <w:rFonts w:ascii="Times New Roman" w:hAnsi="Times New Roman" w:cs="Times New Roman"/>
        </w:rPr>
        <w:t xml:space="preserve">, Introduction to PID Control, </w:t>
      </w:r>
      <w:proofErr w:type="spellStart"/>
      <w:r w:rsidRPr="00BF3781">
        <w:rPr>
          <w:rFonts w:ascii="Times New Roman" w:hAnsi="Times New Roman" w:cs="Times New Roman"/>
          <w:i/>
        </w:rPr>
        <w:t>Dataforth</w:t>
      </w:r>
      <w:proofErr w:type="spellEnd"/>
      <w:r w:rsidRPr="00BF3781">
        <w:rPr>
          <w:rFonts w:ascii="Times New Roman" w:hAnsi="Times New Roman" w:cs="Times New Roman"/>
          <w:i/>
        </w:rPr>
        <w:t xml:space="preserve"> Application Note</w:t>
      </w:r>
      <w:r w:rsidRPr="0053002C">
        <w:rPr>
          <w:rFonts w:ascii="Times New Roman" w:hAnsi="Times New Roman" w:cs="Times New Roman"/>
        </w:rPr>
        <w:t xml:space="preserve">, </w:t>
      </w:r>
      <w:hyperlink r:id="rId23" w:history="1">
        <w:r w:rsidRPr="0053002C">
          <w:rPr>
            <w:rStyle w:val="Hyperlink"/>
            <w:rFonts w:ascii="Times New Roman" w:hAnsi="Times New Roman" w:cs="Times New Roman"/>
          </w:rPr>
          <w:t>https://www.dataforth.com/introduction-to-pid-control.aspx</w:t>
        </w:r>
      </w:hyperlink>
    </w:p>
    <w:p w14:paraId="218BFBD5" w14:textId="77777777" w:rsidR="006150F1" w:rsidRPr="0053002C" w:rsidRDefault="006150F1" w:rsidP="006150F1">
      <w:pPr>
        <w:spacing w:line="480" w:lineRule="auto"/>
        <w:ind w:left="720" w:hanging="720"/>
        <w:rPr>
          <w:rFonts w:ascii="Times New Roman" w:hAnsi="Times New Roman" w:cs="Times New Roman"/>
        </w:rPr>
      </w:pPr>
    </w:p>
    <w:p w14:paraId="1248DBDF" w14:textId="3070344B" w:rsidR="006150F1" w:rsidRPr="0053002C" w:rsidRDefault="006150F1" w:rsidP="006150F1">
      <w:pPr>
        <w:spacing w:line="480" w:lineRule="auto"/>
        <w:ind w:left="720" w:hanging="720"/>
        <w:rPr>
          <w:rFonts w:ascii="Times New Roman" w:hAnsi="Times New Roman" w:cs="Times New Roman"/>
        </w:rPr>
      </w:pPr>
      <w:r w:rsidRPr="0053002C">
        <w:rPr>
          <w:rFonts w:ascii="Times New Roman" w:hAnsi="Times New Roman" w:cs="Times New Roman"/>
        </w:rPr>
        <w:t>[</w:t>
      </w:r>
      <w:r w:rsidR="00086974">
        <w:rPr>
          <w:rFonts w:ascii="Times New Roman" w:hAnsi="Times New Roman" w:cs="Times New Roman"/>
        </w:rPr>
        <w:t>8</w:t>
      </w:r>
      <w:r w:rsidRPr="0053002C">
        <w:rPr>
          <w:rFonts w:ascii="Times New Roman" w:hAnsi="Times New Roman" w:cs="Times New Roman"/>
        </w:rPr>
        <w:t xml:space="preserve">] Unity Technologies, Unity Official Website, </w:t>
      </w:r>
      <w:hyperlink r:id="rId24" w:history="1">
        <w:r w:rsidRPr="0053002C">
          <w:rPr>
            <w:rStyle w:val="Hyperlink"/>
            <w:rFonts w:ascii="Times New Roman" w:hAnsi="Times New Roman" w:cs="Times New Roman"/>
          </w:rPr>
          <w:t>https://unity.com/</w:t>
        </w:r>
      </w:hyperlink>
    </w:p>
    <w:p w14:paraId="1027A40D" w14:textId="77777777" w:rsidR="006150F1" w:rsidRPr="0053002C" w:rsidRDefault="006150F1" w:rsidP="006150F1">
      <w:pPr>
        <w:spacing w:line="480" w:lineRule="auto"/>
        <w:ind w:left="720" w:hanging="720"/>
        <w:rPr>
          <w:rFonts w:ascii="Times New Roman" w:hAnsi="Times New Roman" w:cs="Times New Roman"/>
        </w:rPr>
      </w:pPr>
    </w:p>
    <w:p w14:paraId="5BCD3660" w14:textId="316F4463" w:rsidR="006150F1" w:rsidRPr="0053002C" w:rsidRDefault="006150F1" w:rsidP="006150F1">
      <w:pPr>
        <w:spacing w:line="480" w:lineRule="auto"/>
        <w:ind w:left="720" w:hanging="720"/>
        <w:rPr>
          <w:rFonts w:ascii="Times New Roman" w:hAnsi="Times New Roman" w:cs="Times New Roman"/>
        </w:rPr>
      </w:pPr>
      <w:r w:rsidRPr="0053002C">
        <w:rPr>
          <w:rFonts w:ascii="Times New Roman" w:hAnsi="Times New Roman" w:cs="Times New Roman"/>
        </w:rPr>
        <w:t>[</w:t>
      </w:r>
      <w:r w:rsidR="00086974">
        <w:rPr>
          <w:rFonts w:ascii="Times New Roman" w:hAnsi="Times New Roman" w:cs="Times New Roman"/>
        </w:rPr>
        <w:t>9</w:t>
      </w:r>
      <w:r w:rsidRPr="0053002C">
        <w:rPr>
          <w:rFonts w:ascii="Times New Roman" w:hAnsi="Times New Roman" w:cs="Times New Roman"/>
        </w:rPr>
        <w:t xml:space="preserve">] Unity Technologies, Unity Documentation, https://docs.unity3d.com/Manual/index.html  </w:t>
      </w:r>
    </w:p>
    <w:p w14:paraId="6AABEECB" w14:textId="77777777" w:rsidR="006150F1" w:rsidRPr="0053002C" w:rsidRDefault="006150F1" w:rsidP="006150F1">
      <w:pPr>
        <w:spacing w:line="480" w:lineRule="auto"/>
        <w:ind w:left="720" w:hanging="720"/>
        <w:rPr>
          <w:rFonts w:ascii="Times New Roman" w:hAnsi="Times New Roman" w:cs="Times New Roman"/>
        </w:rPr>
      </w:pPr>
    </w:p>
    <w:p w14:paraId="60F4CD7E" w14:textId="77777777" w:rsidR="006150F1" w:rsidRPr="0053002C" w:rsidRDefault="006150F1" w:rsidP="006150F1">
      <w:pPr>
        <w:spacing w:line="480" w:lineRule="auto"/>
        <w:ind w:left="720" w:hanging="720"/>
        <w:rPr>
          <w:rFonts w:ascii="Times New Roman" w:hAnsi="Times New Roman" w:cs="Times New Roman"/>
        </w:rPr>
      </w:pPr>
    </w:p>
    <w:p w14:paraId="2A7C3C42" w14:textId="2C4EFD47" w:rsidR="006150F1" w:rsidRPr="0053002C" w:rsidRDefault="006150F1" w:rsidP="006150F1">
      <w:pPr>
        <w:spacing w:line="480" w:lineRule="auto"/>
        <w:ind w:left="720" w:hanging="720"/>
        <w:rPr>
          <w:rFonts w:ascii="Times New Roman" w:hAnsi="Times New Roman" w:cs="Times New Roman"/>
        </w:rPr>
      </w:pPr>
      <w:r w:rsidRPr="0053002C">
        <w:rPr>
          <w:rFonts w:ascii="Times New Roman" w:hAnsi="Times New Roman" w:cs="Times New Roman"/>
        </w:rPr>
        <w:t>[</w:t>
      </w:r>
      <w:r w:rsidR="00086974">
        <w:rPr>
          <w:rFonts w:ascii="Times New Roman" w:hAnsi="Times New Roman" w:cs="Times New Roman"/>
        </w:rPr>
        <w:t>10</w:t>
      </w:r>
      <w:r w:rsidRPr="0053002C">
        <w:rPr>
          <w:rFonts w:ascii="Times New Roman" w:hAnsi="Times New Roman" w:cs="Times New Roman"/>
        </w:rPr>
        <w:t xml:space="preserve">] Google Inc., </w:t>
      </w:r>
      <w:proofErr w:type="spellStart"/>
      <w:r w:rsidRPr="0053002C">
        <w:rPr>
          <w:rFonts w:ascii="Times New Roman" w:hAnsi="Times New Roman" w:cs="Times New Roman"/>
        </w:rPr>
        <w:t>Tensorflow</w:t>
      </w:r>
      <w:proofErr w:type="spellEnd"/>
      <w:r w:rsidRPr="0053002C">
        <w:rPr>
          <w:rFonts w:ascii="Times New Roman" w:hAnsi="Times New Roman" w:cs="Times New Roman"/>
        </w:rPr>
        <w:t xml:space="preserve"> API Documentation, https://www.tensorflow.org/api_docs/ </w:t>
      </w:r>
    </w:p>
    <w:p w14:paraId="7B206F83" w14:textId="77777777" w:rsidR="006150F1" w:rsidRPr="0053002C" w:rsidRDefault="006150F1" w:rsidP="006150F1">
      <w:pPr>
        <w:spacing w:line="480" w:lineRule="auto"/>
        <w:ind w:left="720" w:hanging="720"/>
        <w:rPr>
          <w:rFonts w:ascii="Times New Roman" w:hAnsi="Times New Roman" w:cs="Times New Roman"/>
        </w:rPr>
      </w:pPr>
    </w:p>
    <w:p w14:paraId="2662F5FE" w14:textId="0D65CB5E" w:rsidR="006150F1" w:rsidRPr="0053002C" w:rsidRDefault="006150F1" w:rsidP="006150F1">
      <w:pPr>
        <w:spacing w:line="480" w:lineRule="auto"/>
        <w:ind w:left="720" w:hanging="720"/>
        <w:rPr>
          <w:rFonts w:ascii="Times New Roman" w:hAnsi="Times New Roman" w:cs="Times New Roman"/>
        </w:rPr>
      </w:pPr>
      <w:r w:rsidRPr="0053002C">
        <w:rPr>
          <w:rFonts w:ascii="Times New Roman" w:hAnsi="Times New Roman" w:cs="Times New Roman"/>
        </w:rPr>
        <w:t>[</w:t>
      </w:r>
      <w:r w:rsidR="00086974">
        <w:rPr>
          <w:rFonts w:ascii="Times New Roman" w:hAnsi="Times New Roman" w:cs="Times New Roman"/>
        </w:rPr>
        <w:t>11</w:t>
      </w:r>
      <w:r w:rsidRPr="0053002C">
        <w:rPr>
          <w:rFonts w:ascii="Times New Roman" w:hAnsi="Times New Roman" w:cs="Times New Roman"/>
        </w:rPr>
        <w:t xml:space="preserve">] Ian Goodfellow, </w:t>
      </w:r>
      <w:proofErr w:type="spellStart"/>
      <w:r w:rsidRPr="0053002C">
        <w:rPr>
          <w:rFonts w:ascii="Times New Roman" w:hAnsi="Times New Roman" w:cs="Times New Roman"/>
        </w:rPr>
        <w:t>Yoshua</w:t>
      </w:r>
      <w:proofErr w:type="spellEnd"/>
      <w:r w:rsidRPr="0053002C">
        <w:rPr>
          <w:rFonts w:ascii="Times New Roman" w:hAnsi="Times New Roman" w:cs="Times New Roman"/>
        </w:rPr>
        <w:t xml:space="preserve"> </w:t>
      </w:r>
      <w:proofErr w:type="spellStart"/>
      <w:r w:rsidRPr="0053002C">
        <w:rPr>
          <w:rFonts w:ascii="Times New Roman" w:hAnsi="Times New Roman" w:cs="Times New Roman"/>
        </w:rPr>
        <w:t>Bengio</w:t>
      </w:r>
      <w:proofErr w:type="spellEnd"/>
      <w:r w:rsidRPr="0053002C">
        <w:rPr>
          <w:rFonts w:ascii="Times New Roman" w:hAnsi="Times New Roman" w:cs="Times New Roman"/>
        </w:rPr>
        <w:t xml:space="preserve"> and Aaron Courville, Deep Learning, </w:t>
      </w:r>
      <w:r w:rsidRPr="00BF3781">
        <w:rPr>
          <w:rFonts w:ascii="Times New Roman" w:hAnsi="Times New Roman" w:cs="Times New Roman"/>
          <w:i/>
        </w:rPr>
        <w:t>The MIT Press</w:t>
      </w:r>
      <w:r w:rsidRPr="0053002C">
        <w:rPr>
          <w:rFonts w:ascii="Times New Roman" w:hAnsi="Times New Roman" w:cs="Times New Roman"/>
        </w:rPr>
        <w:t xml:space="preserve">, 2016 </w:t>
      </w:r>
    </w:p>
    <w:p w14:paraId="3D83DF6D" w14:textId="77777777" w:rsidR="006150F1" w:rsidRPr="0053002C" w:rsidRDefault="006150F1" w:rsidP="006150F1">
      <w:pPr>
        <w:spacing w:line="480" w:lineRule="auto"/>
        <w:ind w:left="720" w:hanging="720"/>
        <w:rPr>
          <w:rFonts w:ascii="Times New Roman" w:hAnsi="Times New Roman" w:cs="Times New Roman"/>
        </w:rPr>
      </w:pPr>
    </w:p>
    <w:p w14:paraId="071F1D63" w14:textId="0FA386BD" w:rsidR="006150F1" w:rsidRPr="0053002C" w:rsidRDefault="006150F1" w:rsidP="006150F1">
      <w:pPr>
        <w:spacing w:line="480" w:lineRule="auto"/>
        <w:ind w:left="720" w:hanging="720"/>
        <w:rPr>
          <w:rFonts w:ascii="Times New Roman" w:hAnsi="Times New Roman" w:cs="Times New Roman"/>
        </w:rPr>
      </w:pPr>
      <w:r w:rsidRPr="0053002C">
        <w:rPr>
          <w:rFonts w:ascii="Times New Roman" w:hAnsi="Times New Roman" w:cs="Times New Roman"/>
        </w:rPr>
        <w:lastRenderedPageBreak/>
        <w:t>[1</w:t>
      </w:r>
      <w:r w:rsidR="00086974">
        <w:rPr>
          <w:rFonts w:ascii="Times New Roman" w:hAnsi="Times New Roman" w:cs="Times New Roman"/>
        </w:rPr>
        <w:t>2</w:t>
      </w:r>
      <w:r w:rsidRPr="0053002C">
        <w:rPr>
          <w:rFonts w:ascii="Times New Roman" w:hAnsi="Times New Roman" w:cs="Times New Roman"/>
        </w:rPr>
        <w:t xml:space="preserve">] Jorge Palacios, Unity 2018 Artificial Intelligence Cookbook Second Edition, </w:t>
      </w:r>
      <w:proofErr w:type="spellStart"/>
      <w:r w:rsidRPr="00BF3781">
        <w:rPr>
          <w:rFonts w:ascii="Times New Roman" w:hAnsi="Times New Roman" w:cs="Times New Roman"/>
          <w:i/>
        </w:rPr>
        <w:t>Packt</w:t>
      </w:r>
      <w:proofErr w:type="spellEnd"/>
      <w:r w:rsidRPr="00BF3781">
        <w:rPr>
          <w:rFonts w:ascii="Times New Roman" w:hAnsi="Times New Roman" w:cs="Times New Roman"/>
          <w:i/>
        </w:rPr>
        <w:t xml:space="preserve"> Publishing Ltd</w:t>
      </w:r>
      <w:r w:rsidRPr="0053002C">
        <w:rPr>
          <w:rFonts w:ascii="Times New Roman" w:hAnsi="Times New Roman" w:cs="Times New Roman"/>
        </w:rPr>
        <w:t xml:space="preserve">., 2018 </w:t>
      </w:r>
    </w:p>
    <w:p w14:paraId="4FB708B3" w14:textId="77777777" w:rsidR="006150F1" w:rsidRPr="0053002C" w:rsidRDefault="006150F1" w:rsidP="006150F1">
      <w:pPr>
        <w:spacing w:line="480" w:lineRule="auto"/>
        <w:ind w:left="720" w:hanging="720"/>
        <w:rPr>
          <w:rFonts w:ascii="Times New Roman" w:hAnsi="Times New Roman" w:cs="Times New Roman"/>
        </w:rPr>
      </w:pPr>
    </w:p>
    <w:p w14:paraId="3BD59B89" w14:textId="0BFB8B35" w:rsidR="006150F1" w:rsidRPr="0053002C" w:rsidRDefault="006150F1" w:rsidP="006150F1">
      <w:pPr>
        <w:spacing w:line="480" w:lineRule="auto"/>
        <w:ind w:left="720" w:hanging="720"/>
        <w:rPr>
          <w:rFonts w:ascii="Times New Roman" w:hAnsi="Times New Roman" w:cs="Times New Roman"/>
        </w:rPr>
      </w:pPr>
      <w:r w:rsidRPr="0053002C">
        <w:rPr>
          <w:rFonts w:ascii="Times New Roman" w:hAnsi="Times New Roman" w:cs="Times New Roman"/>
        </w:rPr>
        <w:t>[1</w:t>
      </w:r>
      <w:r w:rsidR="00086974">
        <w:rPr>
          <w:rFonts w:ascii="Times New Roman" w:hAnsi="Times New Roman" w:cs="Times New Roman"/>
        </w:rPr>
        <w:t>3</w:t>
      </w:r>
      <w:r w:rsidRPr="0053002C">
        <w:rPr>
          <w:rFonts w:ascii="Times New Roman" w:hAnsi="Times New Roman" w:cs="Times New Roman"/>
        </w:rPr>
        <w:t xml:space="preserve">] Sebastian </w:t>
      </w:r>
      <w:proofErr w:type="spellStart"/>
      <w:r w:rsidRPr="0053002C">
        <w:rPr>
          <w:rFonts w:ascii="Times New Roman" w:hAnsi="Times New Roman" w:cs="Times New Roman"/>
        </w:rPr>
        <w:t>Raschka</w:t>
      </w:r>
      <w:proofErr w:type="spellEnd"/>
      <w:r w:rsidRPr="0053002C">
        <w:rPr>
          <w:rFonts w:ascii="Times New Roman" w:hAnsi="Times New Roman" w:cs="Times New Roman"/>
        </w:rPr>
        <w:t xml:space="preserve">, Vahid </w:t>
      </w:r>
      <w:proofErr w:type="spellStart"/>
      <w:r w:rsidRPr="0053002C">
        <w:rPr>
          <w:rFonts w:ascii="Times New Roman" w:hAnsi="Times New Roman" w:cs="Times New Roman"/>
        </w:rPr>
        <w:t>Mirjalili</w:t>
      </w:r>
      <w:proofErr w:type="spellEnd"/>
      <w:r w:rsidRPr="0053002C">
        <w:rPr>
          <w:rFonts w:ascii="Times New Roman" w:hAnsi="Times New Roman" w:cs="Times New Roman"/>
        </w:rPr>
        <w:t xml:space="preserve">, Python Machine Learning Second Edition, </w:t>
      </w:r>
      <w:proofErr w:type="spellStart"/>
      <w:r w:rsidRPr="00BF3781">
        <w:rPr>
          <w:rFonts w:ascii="Times New Roman" w:hAnsi="Times New Roman" w:cs="Times New Roman"/>
          <w:i/>
        </w:rPr>
        <w:t>Packt</w:t>
      </w:r>
      <w:proofErr w:type="spellEnd"/>
      <w:r w:rsidRPr="00BF3781">
        <w:rPr>
          <w:rFonts w:ascii="Times New Roman" w:hAnsi="Times New Roman" w:cs="Times New Roman"/>
          <w:i/>
        </w:rPr>
        <w:t xml:space="preserve"> Publishing Ltd</w:t>
      </w:r>
      <w:r w:rsidRPr="0053002C">
        <w:rPr>
          <w:rFonts w:ascii="Times New Roman" w:hAnsi="Times New Roman" w:cs="Times New Roman"/>
        </w:rPr>
        <w:t xml:space="preserve">., 2017 </w:t>
      </w:r>
    </w:p>
    <w:p w14:paraId="0CBCAED0" w14:textId="77777777" w:rsidR="006150F1" w:rsidRPr="0053002C" w:rsidRDefault="006150F1" w:rsidP="006150F1">
      <w:pPr>
        <w:spacing w:line="480" w:lineRule="auto"/>
        <w:ind w:left="720" w:hanging="720"/>
        <w:rPr>
          <w:rFonts w:ascii="Times New Roman" w:hAnsi="Times New Roman" w:cs="Times New Roman"/>
        </w:rPr>
      </w:pPr>
    </w:p>
    <w:p w14:paraId="3D8B2573" w14:textId="573356AE" w:rsidR="006150F1" w:rsidRPr="0053002C" w:rsidRDefault="006150F1" w:rsidP="006150F1">
      <w:pPr>
        <w:spacing w:line="480" w:lineRule="auto"/>
        <w:ind w:left="720" w:hanging="720"/>
        <w:rPr>
          <w:rFonts w:ascii="Times New Roman" w:hAnsi="Times New Roman" w:cs="Times New Roman"/>
        </w:rPr>
      </w:pPr>
      <w:r w:rsidRPr="0053002C">
        <w:rPr>
          <w:rFonts w:ascii="Times New Roman" w:hAnsi="Times New Roman" w:cs="Times New Roman"/>
        </w:rPr>
        <w:t>[1</w:t>
      </w:r>
      <w:r w:rsidR="00086974">
        <w:rPr>
          <w:rFonts w:ascii="Times New Roman" w:hAnsi="Times New Roman" w:cs="Times New Roman"/>
        </w:rPr>
        <w:t>4</w:t>
      </w:r>
      <w:r w:rsidRPr="0053002C">
        <w:rPr>
          <w:rFonts w:ascii="Times New Roman" w:hAnsi="Times New Roman" w:cs="Times New Roman"/>
        </w:rPr>
        <w:t xml:space="preserve">] Oriol </w:t>
      </w:r>
      <w:proofErr w:type="spellStart"/>
      <w:r w:rsidRPr="0053002C">
        <w:rPr>
          <w:rFonts w:ascii="Times New Roman" w:hAnsi="Times New Roman" w:cs="Times New Roman"/>
        </w:rPr>
        <w:t>Vinyals</w:t>
      </w:r>
      <w:proofErr w:type="spellEnd"/>
      <w:r w:rsidRPr="0053002C">
        <w:rPr>
          <w:rFonts w:ascii="Times New Roman" w:hAnsi="Times New Roman" w:cs="Times New Roman"/>
        </w:rPr>
        <w:t xml:space="preserve">, Timo </w:t>
      </w:r>
      <w:proofErr w:type="spellStart"/>
      <w:r w:rsidRPr="0053002C">
        <w:rPr>
          <w:rFonts w:ascii="Times New Roman" w:hAnsi="Times New Roman" w:cs="Times New Roman"/>
        </w:rPr>
        <w:t>Ewalds</w:t>
      </w:r>
      <w:proofErr w:type="spellEnd"/>
      <w:r w:rsidRPr="0053002C">
        <w:rPr>
          <w:rFonts w:ascii="Times New Roman" w:hAnsi="Times New Roman" w:cs="Times New Roman"/>
        </w:rPr>
        <w:t xml:space="preserve">, Sergey </w:t>
      </w:r>
      <w:proofErr w:type="spellStart"/>
      <w:r w:rsidRPr="0053002C">
        <w:rPr>
          <w:rFonts w:ascii="Times New Roman" w:hAnsi="Times New Roman" w:cs="Times New Roman"/>
        </w:rPr>
        <w:t>Bartunov</w:t>
      </w:r>
      <w:proofErr w:type="spellEnd"/>
      <w:r w:rsidRPr="0053002C">
        <w:rPr>
          <w:rFonts w:ascii="Times New Roman" w:hAnsi="Times New Roman" w:cs="Times New Roman"/>
        </w:rPr>
        <w:t xml:space="preserve"> et al., StarCraft II: A New Challenge for Reinforcement Learning, https://deepmind.com/documents/110/sc2le.pdf  </w:t>
      </w:r>
    </w:p>
    <w:p w14:paraId="1E2875FC" w14:textId="77777777" w:rsidR="006150F1" w:rsidRPr="0053002C" w:rsidRDefault="006150F1" w:rsidP="006150F1">
      <w:pPr>
        <w:spacing w:line="480" w:lineRule="auto"/>
        <w:ind w:left="720" w:hanging="720"/>
        <w:rPr>
          <w:rFonts w:ascii="Times New Roman" w:hAnsi="Times New Roman" w:cs="Times New Roman"/>
        </w:rPr>
      </w:pPr>
    </w:p>
    <w:p w14:paraId="114309C9" w14:textId="47D6FBC4" w:rsidR="006150F1" w:rsidRPr="0053002C" w:rsidRDefault="006150F1" w:rsidP="006150F1">
      <w:pPr>
        <w:spacing w:line="480" w:lineRule="auto"/>
        <w:ind w:left="720" w:hanging="720"/>
        <w:rPr>
          <w:rFonts w:ascii="Times New Roman" w:hAnsi="Times New Roman" w:cs="Times New Roman"/>
        </w:rPr>
      </w:pPr>
      <w:r w:rsidRPr="0053002C">
        <w:rPr>
          <w:rFonts w:ascii="Times New Roman" w:hAnsi="Times New Roman" w:cs="Times New Roman"/>
        </w:rPr>
        <w:t>[1</w:t>
      </w:r>
      <w:r w:rsidR="00086974">
        <w:rPr>
          <w:rFonts w:ascii="Times New Roman" w:hAnsi="Times New Roman" w:cs="Times New Roman"/>
        </w:rPr>
        <w:t>5</w:t>
      </w:r>
      <w:r w:rsidRPr="0053002C">
        <w:rPr>
          <w:rFonts w:ascii="Times New Roman" w:hAnsi="Times New Roman" w:cs="Times New Roman"/>
        </w:rPr>
        <w:t xml:space="preserve">] Fletcher Dunn, Ian </w:t>
      </w:r>
      <w:proofErr w:type="spellStart"/>
      <w:r w:rsidRPr="0053002C">
        <w:rPr>
          <w:rFonts w:ascii="Times New Roman" w:hAnsi="Times New Roman" w:cs="Times New Roman"/>
        </w:rPr>
        <w:t>Parberry</w:t>
      </w:r>
      <w:proofErr w:type="spellEnd"/>
      <w:r w:rsidRPr="0053002C">
        <w:rPr>
          <w:rFonts w:ascii="Times New Roman" w:hAnsi="Times New Roman" w:cs="Times New Roman"/>
        </w:rPr>
        <w:t xml:space="preserve">, 3D Math Primer for Graphics and Game Development, </w:t>
      </w:r>
      <w:r w:rsidRPr="00BF3781">
        <w:rPr>
          <w:rFonts w:ascii="Times New Roman" w:hAnsi="Times New Roman" w:cs="Times New Roman"/>
          <w:i/>
        </w:rPr>
        <w:t>CRC Press</w:t>
      </w:r>
      <w:r w:rsidRPr="0053002C">
        <w:rPr>
          <w:rFonts w:ascii="Times New Roman" w:hAnsi="Times New Roman" w:cs="Times New Roman"/>
        </w:rPr>
        <w:t xml:space="preserve">, 2011 </w:t>
      </w:r>
    </w:p>
    <w:p w14:paraId="53DB1133" w14:textId="77777777" w:rsidR="006150F1" w:rsidRPr="0053002C" w:rsidRDefault="006150F1" w:rsidP="006150F1">
      <w:pPr>
        <w:spacing w:line="480" w:lineRule="auto"/>
        <w:ind w:left="720" w:hanging="720"/>
        <w:rPr>
          <w:rFonts w:ascii="Times New Roman" w:hAnsi="Times New Roman" w:cs="Times New Roman"/>
        </w:rPr>
      </w:pPr>
    </w:p>
    <w:p w14:paraId="162FBFAD" w14:textId="19C5C786" w:rsidR="006150F1" w:rsidRPr="0053002C" w:rsidRDefault="006150F1" w:rsidP="006150F1">
      <w:pPr>
        <w:spacing w:line="480" w:lineRule="auto"/>
        <w:ind w:left="720" w:hanging="720"/>
        <w:rPr>
          <w:rFonts w:ascii="Times New Roman" w:hAnsi="Times New Roman" w:cs="Times New Roman"/>
        </w:rPr>
      </w:pPr>
      <w:r w:rsidRPr="0053002C">
        <w:rPr>
          <w:rFonts w:ascii="Times New Roman" w:hAnsi="Times New Roman" w:cs="Times New Roman"/>
        </w:rPr>
        <w:t>[1</w:t>
      </w:r>
      <w:r w:rsidR="00086974">
        <w:rPr>
          <w:rFonts w:ascii="Times New Roman" w:hAnsi="Times New Roman" w:cs="Times New Roman"/>
        </w:rPr>
        <w:t>6</w:t>
      </w:r>
      <w:r w:rsidRPr="0053002C">
        <w:rPr>
          <w:rFonts w:ascii="Times New Roman" w:hAnsi="Times New Roman" w:cs="Times New Roman"/>
        </w:rPr>
        <w:t xml:space="preserve">] Ian Millington, John </w:t>
      </w:r>
      <w:proofErr w:type="spellStart"/>
      <w:r w:rsidRPr="0053002C">
        <w:rPr>
          <w:rFonts w:ascii="Times New Roman" w:hAnsi="Times New Roman" w:cs="Times New Roman"/>
        </w:rPr>
        <w:t>Funge</w:t>
      </w:r>
      <w:proofErr w:type="spellEnd"/>
      <w:r w:rsidRPr="0053002C">
        <w:rPr>
          <w:rFonts w:ascii="Times New Roman" w:hAnsi="Times New Roman" w:cs="Times New Roman"/>
        </w:rPr>
        <w:t xml:space="preserve">, Artificial Intelligence for Games Second Edition, </w:t>
      </w:r>
      <w:r w:rsidRPr="00BF3781">
        <w:rPr>
          <w:rFonts w:ascii="Times New Roman" w:hAnsi="Times New Roman" w:cs="Times New Roman"/>
          <w:i/>
        </w:rPr>
        <w:t>Morgan Kaufmann</w:t>
      </w:r>
      <w:r w:rsidRPr="0053002C">
        <w:rPr>
          <w:rFonts w:ascii="Times New Roman" w:hAnsi="Times New Roman" w:cs="Times New Roman"/>
        </w:rPr>
        <w:t xml:space="preserve">, 2009 </w:t>
      </w:r>
    </w:p>
    <w:p w14:paraId="40D903C6" w14:textId="77777777" w:rsidR="006150F1" w:rsidRPr="00F609BE" w:rsidRDefault="006150F1" w:rsidP="006150F1">
      <w:pPr>
        <w:spacing w:line="480" w:lineRule="auto"/>
        <w:rPr>
          <w:rFonts w:ascii="Times New Roman" w:hAnsi="Times New Roman" w:cs="Times New Roman"/>
        </w:rPr>
      </w:pPr>
    </w:p>
    <w:p w14:paraId="6072980C" w14:textId="6A161D46" w:rsidR="006150F1" w:rsidRDefault="006150F1" w:rsidP="000633D1">
      <w:pPr>
        <w:spacing w:line="480" w:lineRule="auto"/>
        <w:ind w:left="720" w:hanging="720"/>
        <w:rPr>
          <w:rFonts w:ascii="Times New Roman" w:hAnsi="Times New Roman" w:cs="Times New Roman"/>
        </w:rPr>
      </w:pPr>
      <w:r w:rsidRPr="00F609BE">
        <w:rPr>
          <w:rFonts w:ascii="Times New Roman" w:hAnsi="Times New Roman" w:cs="Times New Roman"/>
        </w:rPr>
        <w:t>[1</w:t>
      </w:r>
      <w:r w:rsidR="00086974">
        <w:rPr>
          <w:rFonts w:ascii="Times New Roman" w:hAnsi="Times New Roman" w:cs="Times New Roman"/>
        </w:rPr>
        <w:t>7</w:t>
      </w:r>
      <w:r w:rsidRPr="00F609BE">
        <w:rPr>
          <w:rFonts w:ascii="Times New Roman" w:hAnsi="Times New Roman" w:cs="Times New Roman"/>
        </w:rPr>
        <w:t xml:space="preserve">] Vincent-Pierre </w:t>
      </w:r>
      <w:proofErr w:type="spellStart"/>
      <w:r w:rsidRPr="00F609BE">
        <w:rPr>
          <w:rFonts w:ascii="Times New Roman" w:hAnsi="Times New Roman" w:cs="Times New Roman"/>
        </w:rPr>
        <w:t>Berges</w:t>
      </w:r>
      <w:proofErr w:type="spellEnd"/>
      <w:r w:rsidRPr="00F609BE">
        <w:rPr>
          <w:rFonts w:ascii="Times New Roman" w:hAnsi="Times New Roman" w:cs="Times New Roman"/>
        </w:rPr>
        <w:t xml:space="preserve"> and Leon Chen, </w:t>
      </w:r>
      <w:proofErr w:type="spellStart"/>
      <w:r w:rsidRPr="00F609BE">
        <w:rPr>
          <w:rFonts w:ascii="Times New Roman" w:hAnsi="Times New Roman" w:cs="Times New Roman"/>
        </w:rPr>
        <w:t>Puppo</w:t>
      </w:r>
      <w:proofErr w:type="spellEnd"/>
      <w:r w:rsidRPr="00F609BE">
        <w:rPr>
          <w:rFonts w:ascii="Times New Roman" w:hAnsi="Times New Roman" w:cs="Times New Roman"/>
        </w:rPr>
        <w:t xml:space="preserve">, The Corgi: Cuteness Overload with the Unity ML-Agents Toolkit, </w:t>
      </w:r>
      <w:r w:rsidR="00BF3781" w:rsidRPr="00F609BE">
        <w:rPr>
          <w:rFonts w:ascii="Times New Roman" w:hAnsi="Times New Roman" w:cs="Times New Roman"/>
        </w:rPr>
        <w:t>October 2, 2018</w:t>
      </w:r>
      <w:r w:rsidR="00BF3781">
        <w:rPr>
          <w:rStyle w:val="CommentReference"/>
        </w:rPr>
        <w:commentReference w:id="49"/>
      </w:r>
      <w:r w:rsidR="00BF3781">
        <w:rPr>
          <w:rFonts w:ascii="Times New Roman" w:hAnsi="Times New Roman" w:cs="Times New Roman"/>
        </w:rPr>
        <w:t xml:space="preserve">, </w:t>
      </w:r>
      <w:hyperlink r:id="rId25" w:history="1">
        <w:r w:rsidR="00BF3781" w:rsidRPr="00253A8C">
          <w:rPr>
            <w:rStyle w:val="Hyperlink"/>
            <w:rFonts w:ascii="Times New Roman" w:hAnsi="Times New Roman" w:cs="Times New Roman"/>
          </w:rPr>
          <w:t>https://blogs.unity3d.com/2018/10/02/puppo-the-corgi-cuteness-overload-with-the-unity-ml-agents-toolkit/?_ga=2.268135113.654368819.1540749958-630411105.1536294885/</w:t>
        </w:r>
      </w:hyperlink>
      <w:r w:rsidR="00BF3781">
        <w:rPr>
          <w:rFonts w:ascii="Times New Roman" w:hAnsi="Times New Roman" w:cs="Times New Roman"/>
        </w:rPr>
        <w:t xml:space="preserve"> </w:t>
      </w:r>
    </w:p>
    <w:p w14:paraId="273FEB63" w14:textId="77777777" w:rsidR="006150F1" w:rsidRDefault="006150F1" w:rsidP="006150F1">
      <w:pPr>
        <w:spacing w:line="480" w:lineRule="auto"/>
        <w:rPr>
          <w:rFonts w:ascii="Times New Roman" w:hAnsi="Times New Roman" w:cs="Times New Roman"/>
        </w:rPr>
      </w:pPr>
    </w:p>
    <w:p w14:paraId="5A360570" w14:textId="2C1EA36E" w:rsidR="006150F1" w:rsidRDefault="006150F1" w:rsidP="006150F1">
      <w:pPr>
        <w:pStyle w:val="Heading1"/>
      </w:pPr>
      <w:bookmarkStart w:id="50" w:name="_Toc8174278"/>
      <w:r>
        <w:t>Art Resources</w:t>
      </w:r>
      <w:bookmarkEnd w:id="50"/>
    </w:p>
    <w:p w14:paraId="2E70792C" w14:textId="77777777" w:rsidR="006150F1" w:rsidRPr="000633D1" w:rsidRDefault="006150F1" w:rsidP="000633D1"/>
    <w:p w14:paraId="657B76AC" w14:textId="77777777" w:rsidR="006150F1" w:rsidRDefault="006150F1" w:rsidP="006176BD">
      <w:pPr>
        <w:spacing w:line="480" w:lineRule="auto"/>
        <w:ind w:left="720" w:hanging="720"/>
        <w:rPr>
          <w:rFonts w:ascii="Times New Roman" w:hAnsi="Times New Roman" w:cs="Times New Roman"/>
        </w:rPr>
      </w:pPr>
      <w:r w:rsidRPr="008B76BF">
        <w:rPr>
          <w:rFonts w:ascii="Times New Roman" w:hAnsi="Times New Roman" w:cs="Times New Roman"/>
        </w:rPr>
        <w:lastRenderedPageBreak/>
        <w:t xml:space="preserve">[1] </w:t>
      </w:r>
      <w:proofErr w:type="spellStart"/>
      <w:r w:rsidRPr="00EE0C7D">
        <w:rPr>
          <w:rFonts w:ascii="Times New Roman" w:hAnsi="Times New Roman" w:cs="Times New Roman"/>
        </w:rPr>
        <w:t>LuGus</w:t>
      </w:r>
      <w:proofErr w:type="spellEnd"/>
      <w:r w:rsidRPr="00EE0C7D">
        <w:rPr>
          <w:rFonts w:ascii="Times New Roman" w:hAnsi="Times New Roman" w:cs="Times New Roman"/>
        </w:rPr>
        <w:t xml:space="preserve"> Studios, European Cartoon City, </w:t>
      </w:r>
      <w:hyperlink r:id="rId26" w:history="1">
        <w:r w:rsidRPr="00EE0C7D">
          <w:rPr>
            <w:rStyle w:val="Hyperlink"/>
            <w:rFonts w:ascii="Times New Roman" w:hAnsi="Times New Roman" w:cs="Times New Roman"/>
          </w:rPr>
          <w:t>https://assetstore.unity.com/packages/3d/environments/urban/european-cartoon-city-12591</w:t>
        </w:r>
      </w:hyperlink>
    </w:p>
    <w:p w14:paraId="4C848E48" w14:textId="77777777" w:rsidR="006150F1" w:rsidRPr="00EE0C7D" w:rsidRDefault="006150F1" w:rsidP="006176BD">
      <w:pPr>
        <w:spacing w:line="480" w:lineRule="auto"/>
        <w:ind w:left="720" w:hanging="720"/>
        <w:rPr>
          <w:rFonts w:ascii="Times New Roman" w:hAnsi="Times New Roman" w:cs="Times New Roman"/>
        </w:rPr>
      </w:pPr>
    </w:p>
    <w:p w14:paraId="14534C48" w14:textId="77777777" w:rsidR="006150F1" w:rsidRDefault="006150F1" w:rsidP="006176BD">
      <w:pPr>
        <w:spacing w:line="480" w:lineRule="auto"/>
        <w:ind w:left="720" w:hanging="720"/>
        <w:rPr>
          <w:rFonts w:ascii="Times New Roman" w:hAnsi="Times New Roman" w:cs="Times New Roman"/>
        </w:rPr>
      </w:pPr>
      <w:r w:rsidRPr="008B76BF">
        <w:rPr>
          <w:rFonts w:ascii="Times New Roman" w:hAnsi="Times New Roman" w:cs="Times New Roman"/>
        </w:rPr>
        <w:t xml:space="preserve">[2]  </w:t>
      </w:r>
      <w:r w:rsidRPr="00EE0C7D">
        <w:rPr>
          <w:rFonts w:ascii="Times New Roman" w:hAnsi="Times New Roman" w:cs="Times New Roman"/>
          <w:lang w:val="es-ES"/>
        </w:rPr>
        <w:t xml:space="preserve">David y Gael </w:t>
      </w:r>
      <w:proofErr w:type="spellStart"/>
      <w:r w:rsidRPr="00EE0C7D">
        <w:rPr>
          <w:rFonts w:ascii="Times New Roman" w:hAnsi="Times New Roman" w:cs="Times New Roman"/>
          <w:lang w:val="es-ES"/>
        </w:rPr>
        <w:t>Fun</w:t>
      </w:r>
      <w:proofErr w:type="spellEnd"/>
      <w:r w:rsidRPr="00EE0C7D">
        <w:rPr>
          <w:rFonts w:ascii="Times New Roman" w:hAnsi="Times New Roman" w:cs="Times New Roman"/>
          <w:lang w:val="es-ES"/>
        </w:rPr>
        <w:t xml:space="preserve"> </w:t>
      </w:r>
      <w:proofErr w:type="spellStart"/>
      <w:r w:rsidRPr="00EE0C7D">
        <w:rPr>
          <w:rFonts w:ascii="Times New Roman" w:hAnsi="Times New Roman" w:cs="Times New Roman"/>
          <w:lang w:val="es-ES"/>
        </w:rPr>
        <w:t>Games</w:t>
      </w:r>
      <w:proofErr w:type="spellEnd"/>
      <w:r w:rsidRPr="00EE0C7D">
        <w:rPr>
          <w:rFonts w:ascii="Times New Roman" w:hAnsi="Times New Roman" w:cs="Times New Roman"/>
          <w:lang w:val="es-ES"/>
        </w:rPr>
        <w:t xml:space="preserve">, </w:t>
      </w:r>
      <w:proofErr w:type="spellStart"/>
      <w:r w:rsidRPr="00EE0C7D">
        <w:rPr>
          <w:rFonts w:ascii="Times New Roman" w:hAnsi="Times New Roman" w:cs="Times New Roman"/>
        </w:rPr>
        <w:t>SkyBox</w:t>
      </w:r>
      <w:proofErr w:type="spellEnd"/>
      <w:r w:rsidRPr="00EE0C7D">
        <w:rPr>
          <w:rFonts w:ascii="Times New Roman" w:hAnsi="Times New Roman" w:cs="Times New Roman"/>
        </w:rPr>
        <w:t xml:space="preserve"> Fantastic, </w:t>
      </w:r>
      <w:hyperlink r:id="rId27" w:history="1">
        <w:r w:rsidRPr="00EE0C7D">
          <w:rPr>
            <w:rStyle w:val="Hyperlink"/>
            <w:rFonts w:ascii="Times New Roman" w:hAnsi="Times New Roman" w:cs="Times New Roman"/>
          </w:rPr>
          <w:t>https://assetstore.unity.com/packages/2d/textures-materials/skybox-fantastic-6089</w:t>
        </w:r>
      </w:hyperlink>
    </w:p>
    <w:p w14:paraId="5AA21DC0" w14:textId="77777777" w:rsidR="006150F1" w:rsidRPr="00EE0C7D" w:rsidRDefault="006150F1" w:rsidP="006176BD">
      <w:pPr>
        <w:spacing w:line="480" w:lineRule="auto"/>
        <w:ind w:left="720" w:hanging="720"/>
        <w:rPr>
          <w:rFonts w:ascii="Times New Roman" w:hAnsi="Times New Roman" w:cs="Times New Roman"/>
        </w:rPr>
      </w:pPr>
    </w:p>
    <w:p w14:paraId="185C466A" w14:textId="77777777" w:rsidR="006150F1" w:rsidRDefault="006150F1" w:rsidP="006176BD">
      <w:pPr>
        <w:spacing w:line="480" w:lineRule="auto"/>
        <w:ind w:left="720" w:hanging="720"/>
        <w:rPr>
          <w:rFonts w:ascii="Times New Roman" w:hAnsi="Times New Roman" w:cs="Times New Roman"/>
        </w:rPr>
      </w:pPr>
      <w:r w:rsidRPr="008B76BF">
        <w:rPr>
          <w:rFonts w:ascii="Times New Roman" w:hAnsi="Times New Roman" w:cs="Times New Roman"/>
        </w:rPr>
        <w:t xml:space="preserve">[3]  </w:t>
      </w:r>
      <w:r w:rsidRPr="00EE0C7D">
        <w:rPr>
          <w:rFonts w:ascii="Times New Roman" w:hAnsi="Times New Roman" w:cs="Times New Roman"/>
        </w:rPr>
        <w:t xml:space="preserve">Hedgehog Team, Skybox Volume 2 (Nebula), </w:t>
      </w:r>
      <w:hyperlink r:id="rId28" w:history="1">
        <w:r w:rsidRPr="00EE0C7D">
          <w:rPr>
            <w:rStyle w:val="Hyperlink"/>
            <w:rFonts w:ascii="Times New Roman" w:hAnsi="Times New Roman" w:cs="Times New Roman"/>
          </w:rPr>
          <w:t>https://assetstore.unity.com/packages/2d/textures-materials/sky/skybox-volume-2-nebula-3392</w:t>
        </w:r>
      </w:hyperlink>
    </w:p>
    <w:p w14:paraId="2706070F" w14:textId="77777777" w:rsidR="006150F1" w:rsidRPr="008B76BF" w:rsidRDefault="006150F1" w:rsidP="006176BD">
      <w:pPr>
        <w:spacing w:line="480" w:lineRule="auto"/>
        <w:ind w:left="720" w:hanging="720"/>
        <w:rPr>
          <w:rFonts w:ascii="Times New Roman" w:hAnsi="Times New Roman" w:cs="Times New Roman"/>
        </w:rPr>
      </w:pPr>
    </w:p>
    <w:p w14:paraId="2D4986EB" w14:textId="77777777" w:rsidR="006150F1" w:rsidRDefault="006150F1" w:rsidP="006176BD">
      <w:pPr>
        <w:spacing w:line="480" w:lineRule="auto"/>
        <w:ind w:left="720" w:hanging="720"/>
        <w:rPr>
          <w:rFonts w:ascii="Times New Roman" w:hAnsi="Times New Roman" w:cs="Times New Roman"/>
        </w:rPr>
      </w:pPr>
      <w:r w:rsidRPr="008B76BF">
        <w:rPr>
          <w:rFonts w:ascii="Times New Roman" w:hAnsi="Times New Roman" w:cs="Times New Roman"/>
        </w:rPr>
        <w:t xml:space="preserve">[4] </w:t>
      </w:r>
      <w:proofErr w:type="spellStart"/>
      <w:r w:rsidRPr="008B76BF">
        <w:rPr>
          <w:rFonts w:ascii="Times New Roman" w:hAnsi="Times New Roman" w:cs="Times New Roman"/>
        </w:rPr>
        <w:t>Synty</w:t>
      </w:r>
      <w:proofErr w:type="spellEnd"/>
      <w:r w:rsidRPr="008B76BF">
        <w:rPr>
          <w:rFonts w:ascii="Times New Roman" w:hAnsi="Times New Roman" w:cs="Times New Roman"/>
        </w:rPr>
        <w:t xml:space="preserve"> Studios, Simple Town - Cartoon Assets, </w:t>
      </w:r>
      <w:hyperlink r:id="rId29" w:history="1">
        <w:r w:rsidRPr="008B76BF">
          <w:rPr>
            <w:rStyle w:val="Hyperlink"/>
            <w:rFonts w:ascii="Times New Roman" w:hAnsi="Times New Roman" w:cs="Times New Roman"/>
          </w:rPr>
          <w:t>https://assetstore.unity.com/packages/3d/environments/urban/simple-town-cartoon-assets-43500</w:t>
        </w:r>
      </w:hyperlink>
    </w:p>
    <w:p w14:paraId="78C9AF3F" w14:textId="77777777" w:rsidR="006150F1" w:rsidRPr="008B76BF" w:rsidRDefault="006150F1" w:rsidP="006176BD">
      <w:pPr>
        <w:spacing w:line="480" w:lineRule="auto"/>
        <w:ind w:left="720" w:hanging="720"/>
        <w:rPr>
          <w:rFonts w:ascii="Times New Roman" w:hAnsi="Times New Roman" w:cs="Times New Roman"/>
        </w:rPr>
      </w:pPr>
    </w:p>
    <w:p w14:paraId="6C5507D5" w14:textId="77777777" w:rsidR="006150F1" w:rsidRDefault="006150F1" w:rsidP="006176BD">
      <w:pPr>
        <w:spacing w:line="480" w:lineRule="auto"/>
        <w:ind w:left="720" w:hanging="720"/>
        <w:rPr>
          <w:rFonts w:ascii="Times New Roman" w:hAnsi="Times New Roman" w:cs="Times New Roman"/>
        </w:rPr>
      </w:pPr>
      <w:r w:rsidRPr="008B76BF">
        <w:rPr>
          <w:rFonts w:ascii="Times New Roman" w:hAnsi="Times New Roman" w:cs="Times New Roman"/>
        </w:rPr>
        <w:t xml:space="preserve">[5] Area730, Stylized Simple Cartoon City, </w:t>
      </w:r>
      <w:hyperlink r:id="rId30" w:history="1">
        <w:r w:rsidRPr="008B76BF">
          <w:rPr>
            <w:rStyle w:val="Hyperlink"/>
            <w:rFonts w:ascii="Times New Roman" w:hAnsi="Times New Roman" w:cs="Times New Roman"/>
          </w:rPr>
          <w:t>https://assetstore.unity.com/packages/3d/environments/urban/stylized-simple-cartoon-city-50095</w:t>
        </w:r>
      </w:hyperlink>
      <w:r w:rsidRPr="008B76BF">
        <w:rPr>
          <w:rFonts w:ascii="Times New Roman" w:hAnsi="Times New Roman" w:cs="Times New Roman"/>
        </w:rPr>
        <w:t xml:space="preserve"> </w:t>
      </w:r>
    </w:p>
    <w:p w14:paraId="151A71A4" w14:textId="77777777" w:rsidR="006150F1" w:rsidRPr="008B76BF" w:rsidRDefault="006150F1" w:rsidP="006176BD">
      <w:pPr>
        <w:spacing w:line="480" w:lineRule="auto"/>
        <w:ind w:left="720" w:hanging="720"/>
        <w:rPr>
          <w:rFonts w:ascii="Times New Roman" w:hAnsi="Times New Roman" w:cs="Times New Roman"/>
        </w:rPr>
      </w:pPr>
    </w:p>
    <w:p w14:paraId="32864C6A" w14:textId="77777777" w:rsidR="006150F1" w:rsidRDefault="006150F1" w:rsidP="006176BD">
      <w:pPr>
        <w:spacing w:line="480" w:lineRule="auto"/>
        <w:ind w:left="720" w:hanging="720"/>
        <w:rPr>
          <w:rFonts w:ascii="Times New Roman" w:hAnsi="Times New Roman" w:cs="Times New Roman"/>
        </w:rPr>
      </w:pPr>
      <w:r w:rsidRPr="008B76BF">
        <w:rPr>
          <w:rFonts w:ascii="Times New Roman" w:hAnsi="Times New Roman" w:cs="Times New Roman"/>
        </w:rPr>
        <w:t xml:space="preserve">[6] </w:t>
      </w:r>
      <w:proofErr w:type="spellStart"/>
      <w:r w:rsidRPr="008B76BF">
        <w:rPr>
          <w:rFonts w:ascii="Times New Roman" w:hAnsi="Times New Roman" w:cs="Times New Roman"/>
        </w:rPr>
        <w:t>MyxerMan</w:t>
      </w:r>
      <w:proofErr w:type="spellEnd"/>
      <w:r w:rsidRPr="008B76BF">
        <w:rPr>
          <w:rFonts w:ascii="Times New Roman" w:hAnsi="Times New Roman" w:cs="Times New Roman"/>
        </w:rPr>
        <w:t xml:space="preserve">, Simple Town Pack, </w:t>
      </w:r>
      <w:hyperlink r:id="rId31" w:history="1">
        <w:r w:rsidRPr="008B76BF">
          <w:rPr>
            <w:rStyle w:val="Hyperlink"/>
            <w:rFonts w:ascii="Times New Roman" w:hAnsi="Times New Roman" w:cs="Times New Roman"/>
          </w:rPr>
          <w:t>https://assetstore.unity.com/packages/3d/environments/urban/simple-town-pack-91947</w:t>
        </w:r>
      </w:hyperlink>
    </w:p>
    <w:p w14:paraId="652E3BF2" w14:textId="77777777" w:rsidR="006150F1" w:rsidRPr="008B76BF" w:rsidRDefault="006150F1" w:rsidP="006176BD">
      <w:pPr>
        <w:spacing w:line="480" w:lineRule="auto"/>
        <w:ind w:left="720" w:hanging="720"/>
        <w:rPr>
          <w:rFonts w:ascii="Times New Roman" w:hAnsi="Times New Roman" w:cs="Times New Roman"/>
        </w:rPr>
      </w:pPr>
    </w:p>
    <w:p w14:paraId="39BEB105" w14:textId="77777777" w:rsidR="006150F1" w:rsidRDefault="006150F1" w:rsidP="006176BD">
      <w:pPr>
        <w:spacing w:line="480" w:lineRule="auto"/>
        <w:ind w:left="720" w:hanging="720"/>
        <w:rPr>
          <w:rFonts w:ascii="Times New Roman" w:hAnsi="Times New Roman" w:cs="Times New Roman"/>
        </w:rPr>
      </w:pPr>
      <w:r w:rsidRPr="008B76BF">
        <w:rPr>
          <w:rFonts w:ascii="Times New Roman" w:hAnsi="Times New Roman" w:cs="Times New Roman"/>
        </w:rPr>
        <w:lastRenderedPageBreak/>
        <w:t xml:space="preserve">[7] Singularity Art Studio, POLY STYLE - City Pack, </w:t>
      </w:r>
      <w:hyperlink r:id="rId32" w:history="1">
        <w:r w:rsidRPr="008B76BF">
          <w:rPr>
            <w:rStyle w:val="Hyperlink"/>
            <w:rFonts w:ascii="Times New Roman" w:hAnsi="Times New Roman" w:cs="Times New Roman"/>
          </w:rPr>
          <w:t>https://assetstore.unity.com/packages/3d/environments/urban/poly-style-city-pack-98033</w:t>
        </w:r>
      </w:hyperlink>
    </w:p>
    <w:p w14:paraId="6399DB31" w14:textId="77777777" w:rsidR="006150F1" w:rsidRPr="008B76BF" w:rsidRDefault="006150F1" w:rsidP="006176BD">
      <w:pPr>
        <w:spacing w:line="480" w:lineRule="auto"/>
        <w:ind w:left="720" w:hanging="720"/>
        <w:rPr>
          <w:rFonts w:ascii="Times New Roman" w:hAnsi="Times New Roman" w:cs="Times New Roman"/>
        </w:rPr>
      </w:pPr>
    </w:p>
    <w:p w14:paraId="207AC07E" w14:textId="77777777" w:rsidR="006150F1" w:rsidRDefault="006150F1" w:rsidP="006176BD">
      <w:pPr>
        <w:spacing w:line="480" w:lineRule="auto"/>
        <w:ind w:left="720" w:hanging="720"/>
        <w:rPr>
          <w:rFonts w:ascii="Times New Roman" w:hAnsi="Times New Roman" w:cs="Times New Roman"/>
        </w:rPr>
      </w:pPr>
      <w:r w:rsidRPr="008B76BF">
        <w:rPr>
          <w:rFonts w:ascii="Times New Roman" w:hAnsi="Times New Roman" w:cs="Times New Roman"/>
        </w:rPr>
        <w:t xml:space="preserve">[8] HK3dStudios, Simple Vehicle Pack, </w:t>
      </w:r>
      <w:hyperlink r:id="rId33" w:history="1">
        <w:r w:rsidRPr="008B76BF">
          <w:rPr>
            <w:rStyle w:val="Hyperlink"/>
            <w:rFonts w:ascii="Times New Roman" w:hAnsi="Times New Roman" w:cs="Times New Roman"/>
          </w:rPr>
          <w:t>https://assetstore.unity.com/packages/3d/vehicles/simple-vehicle-pack-107170</w:t>
        </w:r>
      </w:hyperlink>
      <w:r w:rsidRPr="008B76BF">
        <w:rPr>
          <w:rFonts w:ascii="Times New Roman" w:hAnsi="Times New Roman" w:cs="Times New Roman"/>
        </w:rPr>
        <w:t xml:space="preserve"> </w:t>
      </w:r>
    </w:p>
    <w:p w14:paraId="20376583" w14:textId="77777777" w:rsidR="006150F1" w:rsidRPr="008B76BF" w:rsidRDefault="006150F1" w:rsidP="006176BD">
      <w:pPr>
        <w:spacing w:line="480" w:lineRule="auto"/>
        <w:ind w:left="720" w:hanging="720"/>
        <w:rPr>
          <w:rFonts w:ascii="Times New Roman" w:hAnsi="Times New Roman" w:cs="Times New Roman"/>
        </w:rPr>
      </w:pPr>
    </w:p>
    <w:p w14:paraId="083E0DDD" w14:textId="77777777" w:rsidR="006150F1" w:rsidRPr="008B76BF" w:rsidRDefault="006150F1" w:rsidP="006176BD">
      <w:pPr>
        <w:spacing w:line="480" w:lineRule="auto"/>
        <w:ind w:left="720" w:hanging="720"/>
        <w:rPr>
          <w:rFonts w:ascii="Times New Roman" w:hAnsi="Times New Roman" w:cs="Times New Roman"/>
        </w:rPr>
      </w:pPr>
      <w:r w:rsidRPr="008B76BF">
        <w:rPr>
          <w:rFonts w:ascii="Times New Roman" w:hAnsi="Times New Roman" w:cs="Times New Roman"/>
        </w:rPr>
        <w:t xml:space="preserve">[9] </w:t>
      </w:r>
      <w:proofErr w:type="spellStart"/>
      <w:r w:rsidRPr="008B76BF">
        <w:rPr>
          <w:rFonts w:ascii="Times New Roman" w:hAnsi="Times New Roman" w:cs="Times New Roman"/>
        </w:rPr>
        <w:t>ZugZug</w:t>
      </w:r>
      <w:proofErr w:type="spellEnd"/>
      <w:r w:rsidRPr="008B76BF">
        <w:rPr>
          <w:rFonts w:ascii="Times New Roman" w:hAnsi="Times New Roman" w:cs="Times New Roman"/>
        </w:rPr>
        <w:t xml:space="preserve"> Art, Hand Painted Forest – </w:t>
      </w:r>
      <w:proofErr w:type="spellStart"/>
      <w:r w:rsidRPr="008B76BF">
        <w:rPr>
          <w:rFonts w:ascii="Times New Roman" w:hAnsi="Times New Roman" w:cs="Times New Roman"/>
        </w:rPr>
        <w:t>Zugrand</w:t>
      </w:r>
      <w:proofErr w:type="spellEnd"/>
      <w:r w:rsidRPr="008B76BF">
        <w:rPr>
          <w:rFonts w:ascii="Times New Roman" w:hAnsi="Times New Roman" w:cs="Times New Roman"/>
        </w:rPr>
        <w:t xml:space="preserve">, </w:t>
      </w:r>
      <w:hyperlink r:id="rId34" w:history="1">
        <w:r w:rsidRPr="008B76BF">
          <w:rPr>
            <w:rStyle w:val="Hyperlink"/>
            <w:rFonts w:ascii="Times New Roman" w:hAnsi="Times New Roman" w:cs="Times New Roman"/>
          </w:rPr>
          <w:t>https://assetstore.unity.com/packages/3d/environments/fantasy/hand-painted-forest-zugrand-42897</w:t>
        </w:r>
      </w:hyperlink>
    </w:p>
    <w:p w14:paraId="4FA67E66" w14:textId="77777777" w:rsidR="006150F1" w:rsidRDefault="006150F1" w:rsidP="006150F1"/>
    <w:p w14:paraId="0DB55D4E" w14:textId="74DE8DDD" w:rsidR="00703ADB" w:rsidRDefault="00703ADB" w:rsidP="00EC4565">
      <w:pPr>
        <w:spacing w:line="480" w:lineRule="auto"/>
        <w:ind w:left="360" w:firstLine="360"/>
        <w:rPr>
          <w:rFonts w:ascii="Times New Roman" w:hAnsi="Times New Roman" w:cs="Times New Roman"/>
        </w:rPr>
      </w:pPr>
    </w:p>
    <w:p w14:paraId="5B3188E6" w14:textId="77777777" w:rsidR="002C7A3C" w:rsidRDefault="002C7A3C">
      <w:pPr>
        <w:rPr>
          <w:rFonts w:asciiTheme="majorHAnsi" w:eastAsiaTheme="majorEastAsia" w:hAnsiTheme="majorHAnsi" w:cstheme="majorBidi"/>
          <w:color w:val="365F91" w:themeColor="accent1" w:themeShade="BF"/>
          <w:sz w:val="32"/>
          <w:szCs w:val="32"/>
        </w:rPr>
      </w:pPr>
      <w:r>
        <w:br w:type="page"/>
      </w:r>
    </w:p>
    <w:p w14:paraId="18F55E75" w14:textId="22881F9D" w:rsidR="00B63C59" w:rsidRDefault="00B63C59" w:rsidP="00B63C59">
      <w:pPr>
        <w:pStyle w:val="Heading1"/>
      </w:pPr>
      <w:bookmarkStart w:id="51" w:name="_Toc8174279"/>
      <w:r>
        <w:lastRenderedPageBreak/>
        <w:t>Appendix</w:t>
      </w:r>
      <w:bookmarkEnd w:id="51"/>
    </w:p>
    <w:p w14:paraId="740E335D" w14:textId="77777777" w:rsidR="00FC2715" w:rsidRDefault="00FC2715" w:rsidP="002C7A3C"/>
    <w:p w14:paraId="54DCF76D" w14:textId="6EF2CF78" w:rsidR="00B63C59" w:rsidRDefault="00B63C59" w:rsidP="00B63C59">
      <w:pPr>
        <w:pStyle w:val="Heading2"/>
      </w:pPr>
      <w:bookmarkStart w:id="52" w:name="_Toc8174280"/>
      <w:r>
        <w:t>I. Toolset</w:t>
      </w:r>
      <w:bookmarkEnd w:id="52"/>
    </w:p>
    <w:p w14:paraId="61E0CFFD" w14:textId="45046F20" w:rsidR="00B63C59" w:rsidRDefault="00B63C59" w:rsidP="00B63C59">
      <w:pPr>
        <w:spacing w:line="480" w:lineRule="auto"/>
        <w:rPr>
          <w:rFonts w:ascii="Times New Roman" w:hAnsi="Times New Roman" w:cs="Times New Roman"/>
        </w:rPr>
      </w:pPr>
    </w:p>
    <w:p w14:paraId="56280ABF" w14:textId="00C4484D" w:rsidR="00B63C59" w:rsidRDefault="00FC2715" w:rsidP="00FC2715">
      <w:pPr>
        <w:spacing w:line="480" w:lineRule="auto"/>
        <w:ind w:firstLine="720"/>
        <w:rPr>
          <w:rFonts w:ascii="Times New Roman" w:hAnsi="Times New Roman" w:cs="Times New Roman"/>
        </w:rPr>
      </w:pPr>
      <w:r>
        <w:rPr>
          <w:rFonts w:ascii="Times New Roman" w:hAnsi="Times New Roman" w:cs="Times New Roman"/>
        </w:rPr>
        <w:t xml:space="preserve">Unity3D </w:t>
      </w:r>
      <w:r>
        <w:rPr>
          <w:rFonts w:ascii="Times New Roman" w:hAnsi="Times New Roman" w:cs="Times New Roman"/>
          <w:vertAlign w:val="superscript"/>
        </w:rPr>
        <w:t>[6]</w:t>
      </w:r>
      <w:r>
        <w:rPr>
          <w:rFonts w:ascii="Times New Roman" w:hAnsi="Times New Roman" w:cs="Times New Roman"/>
        </w:rPr>
        <w:t xml:space="preserve"> is a game engine developed by Unity Technologies. It is the game engine developed for games which can be played in multiplatform, such as Windows, iOS, Android and </w:t>
      </w:r>
      <w:r w:rsidR="001101CF">
        <w:rPr>
          <w:rFonts w:ascii="Times New Roman" w:hAnsi="Times New Roman" w:cs="Times New Roman"/>
        </w:rPr>
        <w:t xml:space="preserve">much more. The programming language of Unity3D is C#. </w:t>
      </w:r>
      <w:r w:rsidR="00AB075F">
        <w:rPr>
          <w:rFonts w:ascii="Times New Roman" w:hAnsi="Times New Roman" w:cs="Times New Roman"/>
        </w:rPr>
        <w:t>The AI program is powered by ML-Agents, which is the same company who develops Unity3D engine. The program is exclusively designed for Unity3D engine.</w:t>
      </w:r>
      <w:r w:rsidR="00CA6917">
        <w:rPr>
          <w:rFonts w:ascii="Times New Roman" w:hAnsi="Times New Roman" w:cs="Times New Roman"/>
        </w:rPr>
        <w:t xml:space="preserve"> The AI model is trained with NVIDIA GPU</w:t>
      </w:r>
      <w:r w:rsidR="009A55C3">
        <w:rPr>
          <w:rFonts w:ascii="Times New Roman" w:hAnsi="Times New Roman" w:cs="Times New Roman"/>
        </w:rPr>
        <w:t xml:space="preserve"> </w:t>
      </w:r>
      <w:r w:rsidR="00CA6917">
        <w:rPr>
          <w:rFonts w:ascii="Times New Roman" w:hAnsi="Times New Roman" w:cs="Times New Roman"/>
          <w:vertAlign w:val="superscript"/>
        </w:rPr>
        <w:t>[</w:t>
      </w:r>
      <w:r w:rsidR="009A55C3">
        <w:rPr>
          <w:rFonts w:ascii="Times New Roman" w:hAnsi="Times New Roman" w:cs="Times New Roman"/>
          <w:vertAlign w:val="superscript"/>
        </w:rPr>
        <w:t>7]</w:t>
      </w:r>
      <w:r w:rsidR="009A55C3">
        <w:rPr>
          <w:rFonts w:ascii="Times New Roman" w:hAnsi="Times New Roman" w:cs="Times New Roman"/>
        </w:rPr>
        <w:t xml:space="preserve">. And the </w:t>
      </w:r>
      <w:r w:rsidR="009B3A1E">
        <w:rPr>
          <w:rFonts w:ascii="Times New Roman" w:hAnsi="Times New Roman" w:cs="Times New Roman"/>
        </w:rPr>
        <w:t>art resources are from many authors from Unity Asset Store.</w:t>
      </w:r>
    </w:p>
    <w:p w14:paraId="67148EAE" w14:textId="586F16AE" w:rsidR="006150F1" w:rsidRDefault="006150F1" w:rsidP="006150F1">
      <w:pPr>
        <w:pStyle w:val="Heading2"/>
      </w:pPr>
      <w:bookmarkStart w:id="53" w:name="_Toc8174281"/>
      <w:r>
        <w:t>II. GitHub</w:t>
      </w:r>
      <w:bookmarkEnd w:id="53"/>
    </w:p>
    <w:p w14:paraId="1AB29FFA" w14:textId="77777777" w:rsidR="006150F1" w:rsidRDefault="006150F1" w:rsidP="006150F1">
      <w:r>
        <w:tab/>
      </w:r>
    </w:p>
    <w:p w14:paraId="51AFE979" w14:textId="1DBC0454" w:rsidR="006150F1" w:rsidRDefault="006150F1" w:rsidP="006150F1">
      <w:pPr>
        <w:ind w:left="720" w:hanging="720"/>
      </w:pPr>
      <w:r>
        <w:t xml:space="preserve">Yuhang Liao, </w:t>
      </w:r>
      <w:r w:rsidRPr="00983B56">
        <w:t>AI-based 3D Game Simulator</w:t>
      </w:r>
      <w:r>
        <w:t xml:space="preserve">, </w:t>
      </w:r>
      <w:hyperlink r:id="rId35" w:history="1">
        <w:r w:rsidRPr="00D96BB4">
          <w:rPr>
            <w:rStyle w:val="Hyperlink"/>
          </w:rPr>
          <w:t>https://github.com/ComarPers922/AI-based-3D-Game-S</w:t>
        </w:r>
        <w:r w:rsidRPr="00D96BB4">
          <w:rPr>
            <w:rStyle w:val="Hyperlink"/>
          </w:rPr>
          <w:t>i</w:t>
        </w:r>
        <w:r w:rsidRPr="00D96BB4">
          <w:rPr>
            <w:rStyle w:val="Hyperlink"/>
          </w:rPr>
          <w:t>mulator</w:t>
        </w:r>
      </w:hyperlink>
    </w:p>
    <w:p w14:paraId="649CB4E0" w14:textId="77777777" w:rsidR="006150F1" w:rsidRDefault="006150F1" w:rsidP="00992CF0"/>
    <w:p w14:paraId="1DD3455F" w14:textId="0BA34BB2" w:rsidR="009247B9" w:rsidRPr="00A33CB6" w:rsidRDefault="006150F1" w:rsidP="00992CF0">
      <w:pPr>
        <w:spacing w:line="480" w:lineRule="auto"/>
      </w:pPr>
      <w:r>
        <w:t>(Notice: Only game code is in the repo, any other elements, such as 3D models or game scenes are not included in the repo. Two executables for the two games are in the repo.</w:t>
      </w:r>
      <w:r w:rsidR="00D07300">
        <w:t xml:space="preserve"> The copyright</w:t>
      </w:r>
      <w:r w:rsidR="003E50E4">
        <w:t xml:space="preserve"> of the code files</w:t>
      </w:r>
      <w:r w:rsidR="00D07300">
        <w:t xml:space="preserve"> is </w:t>
      </w:r>
      <w:r w:rsidR="0020508E">
        <w:t xml:space="preserve">based on the </w:t>
      </w:r>
      <w:r w:rsidR="0020508E" w:rsidRPr="0020508E">
        <w:t>MIT License</w:t>
      </w:r>
      <w:r w:rsidR="0013314C">
        <w:t xml:space="preserve">. </w:t>
      </w:r>
      <w:r w:rsidR="007955D2">
        <w:t>The</w:t>
      </w:r>
      <w:r w:rsidR="0013314C">
        <w:t xml:space="preserve"> detail </w:t>
      </w:r>
      <w:r w:rsidR="007955D2">
        <w:t>is</w:t>
      </w:r>
      <w:r w:rsidR="0013314C">
        <w:t xml:space="preserve"> in </w:t>
      </w:r>
      <w:r w:rsidR="007955D2" w:rsidRPr="007955D2">
        <w:t>LICENSE.txt</w:t>
      </w:r>
      <w:r w:rsidR="007955D2">
        <w:t xml:space="preserve"> file of the repo.</w:t>
      </w:r>
      <w:r w:rsidR="00CB1A54">
        <w:t xml:space="preserve"> </w:t>
      </w:r>
      <w:r w:rsidR="00992CF0">
        <w:t>However, a</w:t>
      </w:r>
      <w:r w:rsidR="00CB1A54">
        <w:t xml:space="preserve">rt resources are not </w:t>
      </w:r>
      <w:r w:rsidR="00992CF0">
        <w:t>covered by the MIT license.</w:t>
      </w:r>
      <w:r w:rsidR="00BC181C">
        <w:t xml:space="preserve"> The </w:t>
      </w:r>
      <w:r w:rsidR="00366B2E">
        <w:t xml:space="preserve">copyright </w:t>
      </w:r>
      <w:r w:rsidR="00F555E0">
        <w:t>policies</w:t>
      </w:r>
      <w:r w:rsidR="00BC181C">
        <w:t xml:space="preserve"> </w:t>
      </w:r>
      <w:r w:rsidR="00366B2E">
        <w:t xml:space="preserve">of </w:t>
      </w:r>
      <w:r w:rsidR="00BC181C">
        <w:t xml:space="preserve">art resources </w:t>
      </w:r>
      <w:r w:rsidR="00E47907">
        <w:t>are</w:t>
      </w:r>
      <w:r w:rsidR="00AC7D16">
        <w:t xml:space="preserve"> different </w:t>
      </w:r>
      <w:r w:rsidR="00530A7E">
        <w:t>from</w:t>
      </w:r>
      <w:r w:rsidR="00AC7D16">
        <w:t xml:space="preserve"> </w:t>
      </w:r>
      <w:r w:rsidR="00530A7E">
        <w:t>each</w:t>
      </w:r>
      <w:r w:rsidR="0005691E">
        <w:t xml:space="preserve"> original</w:t>
      </w:r>
      <w:r w:rsidR="00AC7D16">
        <w:t xml:space="preserve"> author, which </w:t>
      </w:r>
      <w:r w:rsidR="005714C3">
        <w:t>may</w:t>
      </w:r>
      <w:r w:rsidR="00AC7D16">
        <w:t xml:space="preserve"> be found in</w:t>
      </w:r>
      <w:r w:rsidR="0005691E">
        <w:t xml:space="preserve"> their personal pages i</w:t>
      </w:r>
      <w:r w:rsidR="00E47907">
        <w:t>n</w:t>
      </w:r>
      <w:r w:rsidR="00AC7D16">
        <w:t xml:space="preserve"> Unity Asset Store.</w:t>
      </w:r>
      <w:r>
        <w:t>)</w:t>
      </w:r>
    </w:p>
    <w:sectPr w:rsidR="009247B9" w:rsidRPr="00A33CB6" w:rsidSect="001040BF">
      <w:headerReference w:type="default" r:id="rId36"/>
      <w:pgSz w:w="12240" w:h="15840"/>
      <w:pgMar w:top="1440" w:right="1440" w:bottom="1440" w:left="1440" w:header="72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Yu, Ning  (nyu)" w:date="2019-05-06T08:39:00Z" w:initials="YN(">
    <w:p w14:paraId="5D02BC4B" w14:textId="2455389C" w:rsidR="00A90BAF" w:rsidRDefault="00A90BAF">
      <w:pPr>
        <w:pStyle w:val="CommentText"/>
      </w:pPr>
      <w:r>
        <w:rPr>
          <w:rStyle w:val="CommentReference"/>
        </w:rPr>
        <w:annotationRef/>
      </w:r>
      <w:r>
        <w:t>Indent here and below sections.</w:t>
      </w:r>
    </w:p>
  </w:comment>
  <w:comment w:id="9" w:author="Yu, Ning  (nyu)" w:date="2019-05-06T08:51:00Z" w:initials="YN(">
    <w:p w14:paraId="1A478DC0" w14:textId="7495C9C6" w:rsidR="00A90BAF" w:rsidRDefault="00A90BAF">
      <w:pPr>
        <w:pStyle w:val="CommentText"/>
      </w:pPr>
      <w:r>
        <w:rPr>
          <w:rStyle w:val="CommentReference"/>
        </w:rPr>
        <w:annotationRef/>
      </w:r>
      <w:r>
        <w:rPr>
          <w:rStyle w:val="CommentReference"/>
        </w:rPr>
        <w:t>Please give more descriptions about each game.</w:t>
      </w:r>
    </w:p>
  </w:comment>
  <w:comment w:id="10" w:author="Yu, Ning  (nyu)" w:date="2019-05-07T13:36:00Z" w:initials="YN(">
    <w:p w14:paraId="4EDD180B" w14:textId="41C09EBC" w:rsidR="00A90BAF" w:rsidRDefault="00A90BAF">
      <w:pPr>
        <w:pStyle w:val="CommentText"/>
      </w:pPr>
      <w:r>
        <w:rPr>
          <w:rStyle w:val="CommentReference"/>
        </w:rPr>
        <w:annotationRef/>
      </w:r>
      <w:r>
        <w:t>Centered for all figure descriptions.</w:t>
      </w:r>
    </w:p>
  </w:comment>
  <w:comment w:id="13" w:author="Yu, Ning  (nyu)" w:date="2019-05-06T08:51:00Z" w:initials="YN(">
    <w:p w14:paraId="7C823B86" w14:textId="2C40F5B6" w:rsidR="00A90BAF" w:rsidRDefault="00A90BAF">
      <w:pPr>
        <w:pStyle w:val="CommentText"/>
      </w:pPr>
      <w:r>
        <w:rPr>
          <w:rStyle w:val="CommentReference"/>
        </w:rPr>
        <w:annotationRef/>
      </w:r>
      <w:r>
        <w:t>Give more figures.</w:t>
      </w:r>
    </w:p>
  </w:comment>
  <w:comment w:id="20" w:author="Yu, Ning  (nyu)" w:date="2019-05-07T14:05:00Z" w:initials="YN(">
    <w:p w14:paraId="53D0759A" w14:textId="5ED5BFA7" w:rsidR="00A90BAF" w:rsidRDefault="00A90BAF">
      <w:pPr>
        <w:pStyle w:val="CommentText"/>
      </w:pPr>
      <w:r>
        <w:rPr>
          <w:rStyle w:val="CommentReference"/>
        </w:rPr>
        <w:annotationRef/>
      </w:r>
      <w:r>
        <w:t>Where are they?</w:t>
      </w:r>
    </w:p>
  </w:comment>
  <w:comment w:id="22" w:author="Yu, Ning  (nyu)" w:date="2019-05-07T14:29:00Z" w:initials="YN(">
    <w:p w14:paraId="04D81D05" w14:textId="4E1AA558" w:rsidR="00A90BAF" w:rsidRDefault="00A90BAF">
      <w:pPr>
        <w:pStyle w:val="CommentText"/>
      </w:pPr>
      <w:r>
        <w:rPr>
          <w:rStyle w:val="CommentReference"/>
        </w:rPr>
        <w:annotationRef/>
      </w:r>
      <w:r>
        <w:t>Please add the pseudo code of this algorithm.</w:t>
      </w:r>
    </w:p>
  </w:comment>
  <w:comment w:id="25" w:author="Yu, Ning  (nyu)" w:date="2019-05-07T14:30:00Z" w:initials="YN(">
    <w:p w14:paraId="1804AD6D" w14:textId="6B291FFB" w:rsidR="00A90BAF" w:rsidRDefault="00A90BAF">
      <w:pPr>
        <w:pStyle w:val="CommentText"/>
      </w:pPr>
      <w:r>
        <w:rPr>
          <w:rStyle w:val="CommentReference"/>
        </w:rPr>
        <w:annotationRef/>
      </w:r>
      <w:r>
        <w:t>What AI algorithm? Which one? Unclear</w:t>
      </w:r>
    </w:p>
  </w:comment>
  <w:comment w:id="26" w:author="Yu, Ning  (nyu)" w:date="2019-05-07T14:31:00Z" w:initials="YN(">
    <w:p w14:paraId="0098E005" w14:textId="560DAE02" w:rsidR="00A90BAF" w:rsidRDefault="00A90BAF">
      <w:pPr>
        <w:pStyle w:val="CommentText"/>
      </w:pPr>
      <w:r>
        <w:rPr>
          <w:rStyle w:val="CommentReference"/>
        </w:rPr>
        <w:annotationRef/>
      </w:r>
      <w:r>
        <w:t>What do you mean data center? Another word?</w:t>
      </w:r>
    </w:p>
  </w:comment>
  <w:comment w:id="27" w:author="Yu, Ning  (nyu)" w:date="2019-05-07T14:33:00Z" w:initials="YN(">
    <w:p w14:paraId="5E43DDE7" w14:textId="72453AFA" w:rsidR="00A90BAF" w:rsidRDefault="00A90BAF">
      <w:pPr>
        <w:pStyle w:val="CommentText"/>
      </w:pPr>
      <w:r>
        <w:rPr>
          <w:rStyle w:val="CommentReference"/>
        </w:rPr>
        <w:annotationRef/>
      </w:r>
      <w:r>
        <w:t>This sentence is unclear.</w:t>
      </w:r>
    </w:p>
  </w:comment>
  <w:comment w:id="28" w:author="Yu, Ning  (nyu)" w:date="2019-05-07T14:33:00Z" w:initials="YN(">
    <w:p w14:paraId="0BD5D305" w14:textId="1FA1290F" w:rsidR="00A90BAF" w:rsidRDefault="00A90BAF">
      <w:pPr>
        <w:pStyle w:val="CommentText"/>
      </w:pPr>
      <w:r>
        <w:rPr>
          <w:rStyle w:val="CommentReference"/>
        </w:rPr>
        <w:annotationRef/>
      </w:r>
      <w:r>
        <w:t>What do you mean? Unclear.</w:t>
      </w:r>
    </w:p>
  </w:comment>
  <w:comment w:id="29" w:author="Yu, Ning  (nyu)" w:date="2019-05-07T14:35:00Z" w:initials="YN(">
    <w:p w14:paraId="3ABAC031" w14:textId="1A62E173" w:rsidR="00A90BAF" w:rsidRDefault="00A90BAF">
      <w:pPr>
        <w:pStyle w:val="CommentText"/>
      </w:pPr>
      <w:r>
        <w:t xml:space="preserve">For </w:t>
      </w:r>
      <w:r>
        <w:rPr>
          <w:rStyle w:val="CommentReference"/>
        </w:rPr>
        <w:annotationRef/>
      </w:r>
      <w:r>
        <w:t>Rainy day, give some explanation about it.</w:t>
      </w:r>
    </w:p>
  </w:comment>
  <w:comment w:id="31" w:author="Yu, Ning  (nyu)" w:date="2019-05-07T14:37:00Z" w:initials="YN(">
    <w:p w14:paraId="00AF98F0" w14:textId="610864DD" w:rsidR="00A90BAF" w:rsidRDefault="00A90BAF">
      <w:pPr>
        <w:pStyle w:val="CommentText"/>
      </w:pPr>
      <w:r>
        <w:rPr>
          <w:rStyle w:val="CommentReference"/>
        </w:rPr>
        <w:annotationRef/>
      </w:r>
      <w:r>
        <w:t xml:space="preserve">Or, Physics-based AI </w:t>
      </w:r>
      <w:proofErr w:type="gramStart"/>
      <w:r>
        <w:t>Car ?</w:t>
      </w:r>
      <w:proofErr w:type="gramEnd"/>
    </w:p>
  </w:comment>
  <w:comment w:id="32" w:author="Yu, Ning  (nyu)" w:date="2019-05-07T14:49:00Z" w:initials="YN(">
    <w:p w14:paraId="5E590D0E" w14:textId="086FF48D" w:rsidR="00A90BAF" w:rsidRDefault="00A90BAF">
      <w:pPr>
        <w:pStyle w:val="CommentText"/>
      </w:pPr>
      <w:r>
        <w:rPr>
          <w:rStyle w:val="CommentReference"/>
        </w:rPr>
        <w:annotationRef/>
      </w:r>
      <w:r>
        <w:t xml:space="preserve">Unclear. </w:t>
      </w:r>
    </w:p>
  </w:comment>
  <w:comment w:id="36" w:author="Yu, Ning  (nyu)" w:date="2019-05-07T14:56:00Z" w:initials="YN(">
    <w:p w14:paraId="0AD078A5" w14:textId="1206A838" w:rsidR="00A90BAF" w:rsidRDefault="00A90BAF">
      <w:pPr>
        <w:pStyle w:val="CommentText"/>
      </w:pPr>
      <w:r>
        <w:rPr>
          <w:rStyle w:val="CommentReference"/>
        </w:rPr>
        <w:annotationRef/>
      </w:r>
      <w:r>
        <w:t>Give some very brief descriptions here to tell readers what is the black one and what is the ladder.</w:t>
      </w:r>
    </w:p>
  </w:comment>
  <w:comment w:id="35" w:author="Yu, Ning  (nyu)" w:date="2019-05-06T08:49:00Z" w:initials="YN(">
    <w:p w14:paraId="57B22F5F" w14:textId="7F40C6F6" w:rsidR="00A90BAF" w:rsidRDefault="00A90BAF" w:rsidP="00A70601">
      <w:pPr>
        <w:pStyle w:val="CommentText"/>
        <w:numPr>
          <w:ilvl w:val="0"/>
          <w:numId w:val="6"/>
        </w:numPr>
      </w:pPr>
      <w:r>
        <w:rPr>
          <w:rStyle w:val="CommentReference"/>
        </w:rPr>
        <w:annotationRef/>
      </w:r>
      <w:r>
        <w:t>Each figure should give figure number.</w:t>
      </w:r>
    </w:p>
    <w:p w14:paraId="38529F8B" w14:textId="177842DC" w:rsidR="00A90BAF" w:rsidRDefault="00A90BAF" w:rsidP="00A70601">
      <w:pPr>
        <w:pStyle w:val="CommentText"/>
        <w:numPr>
          <w:ilvl w:val="0"/>
          <w:numId w:val="6"/>
        </w:numPr>
      </w:pPr>
      <w:r>
        <w:t>More figures, since it is about visional game.</w:t>
      </w:r>
    </w:p>
  </w:comment>
  <w:comment w:id="37" w:author="Yu, Ning  (nyu)" w:date="2019-05-07T14:58:00Z" w:initials="YN(">
    <w:p w14:paraId="3BC09F22" w14:textId="1C344A10" w:rsidR="00A90BAF" w:rsidRDefault="00A90BAF">
      <w:pPr>
        <w:pStyle w:val="CommentText"/>
      </w:pPr>
      <w:r>
        <w:rPr>
          <w:rStyle w:val="CommentReference"/>
        </w:rPr>
        <w:annotationRef/>
      </w:r>
      <w:r>
        <w:t>Trail?</w:t>
      </w:r>
    </w:p>
  </w:comment>
  <w:comment w:id="39" w:author="Yu, Ning  (nyu)" w:date="2019-05-07T15:07:00Z" w:initials="YN(">
    <w:p w14:paraId="36D530EE" w14:textId="0D4718DE" w:rsidR="00A90BAF" w:rsidRDefault="00A90BAF">
      <w:pPr>
        <w:pStyle w:val="CommentText"/>
      </w:pPr>
      <w:r>
        <w:rPr>
          <w:rStyle w:val="CommentReference"/>
        </w:rPr>
        <w:annotationRef/>
      </w:r>
      <w:r>
        <w:t>Remind you any citation you use for this story….</w:t>
      </w:r>
    </w:p>
  </w:comment>
  <w:comment w:id="43" w:author="Yu, Ning  (nyu)" w:date="2019-05-06T08:52:00Z" w:initials="YN(">
    <w:p w14:paraId="5201E829" w14:textId="5C65AFCC" w:rsidR="00A90BAF" w:rsidRDefault="00A90BAF">
      <w:pPr>
        <w:pStyle w:val="CommentText"/>
      </w:pPr>
      <w:r>
        <w:rPr>
          <w:rStyle w:val="CommentReference"/>
        </w:rPr>
        <w:annotationRef/>
      </w:r>
      <w:r>
        <w:t>We’re -&gt; we are. Doesn’t -&gt; does not. Don’t -&gt; do not.</w:t>
      </w:r>
    </w:p>
  </w:comment>
  <w:comment w:id="44" w:author="Yu, Ning  (nyu)" w:date="2019-05-07T15:29:00Z" w:initials="YN(">
    <w:p w14:paraId="7FC97FE1" w14:textId="2EA755F4" w:rsidR="00A90BAF" w:rsidRDefault="00A90BAF">
      <w:pPr>
        <w:pStyle w:val="CommentText"/>
      </w:pPr>
      <w:r>
        <w:rPr>
          <w:rStyle w:val="CommentReference"/>
        </w:rPr>
        <w:annotationRef/>
      </w:r>
      <w:r>
        <w:t>Reorganize it.</w:t>
      </w:r>
    </w:p>
  </w:comment>
  <w:comment w:id="45" w:author="Yu, Ning  (nyu)" w:date="2019-05-07T15:30:00Z" w:initials="YN(">
    <w:p w14:paraId="5D1FBB0F" w14:textId="395B7ADB" w:rsidR="00A90BAF" w:rsidRDefault="00A90BAF">
      <w:pPr>
        <w:pStyle w:val="CommentText"/>
      </w:pPr>
      <w:r>
        <w:rPr>
          <w:rStyle w:val="CommentReference"/>
        </w:rPr>
        <w:annotationRef/>
      </w:r>
      <w:r>
        <w:t>The last section Conclusion is so short. It should have at least one page. Try to summarize the two projects here, and discuss the future research……</w:t>
      </w:r>
    </w:p>
  </w:comment>
  <w:comment w:id="47" w:author="Yu, Ning  (nyu)" w:date="2019-05-06T08:53:00Z" w:initials="YN(">
    <w:p w14:paraId="6AC42BCD" w14:textId="77777777" w:rsidR="00A90BAF" w:rsidRDefault="00A90BAF" w:rsidP="006150F1">
      <w:pPr>
        <w:pStyle w:val="CommentText"/>
      </w:pPr>
      <w:r>
        <w:rPr>
          <w:rStyle w:val="CommentReference"/>
        </w:rPr>
        <w:annotationRef/>
      </w:r>
      <w:r>
        <w:t xml:space="preserve">Reference should be put before Appendix as </w:t>
      </w:r>
      <w:proofErr w:type="spellStart"/>
      <w:proofErr w:type="gramStart"/>
      <w:r>
        <w:t>a</w:t>
      </w:r>
      <w:proofErr w:type="spellEnd"/>
      <w:proofErr w:type="gramEnd"/>
      <w:r>
        <w:t xml:space="preserve"> independent part.</w:t>
      </w:r>
    </w:p>
  </w:comment>
  <w:comment w:id="48" w:author="Yu, Ning  (nyu)" w:date="2019-05-07T15:32:00Z" w:initials="YN(">
    <w:p w14:paraId="269A0DED" w14:textId="6A2E6D09" w:rsidR="00A90BAF" w:rsidRDefault="00A90BAF">
      <w:pPr>
        <w:pStyle w:val="CommentText"/>
      </w:pPr>
      <w:r>
        <w:rPr>
          <w:rStyle w:val="CommentReference"/>
        </w:rPr>
        <w:annotationRef/>
      </w:r>
      <w:r>
        <w:t>Note that: all conference names or journal’s names should be italic.</w:t>
      </w:r>
    </w:p>
  </w:comment>
  <w:comment w:id="49" w:author="Yu, Ning  (nyu)" w:date="2019-05-07T15:34:00Z" w:initials="YN(">
    <w:p w14:paraId="7B2ADB01" w14:textId="77777777" w:rsidR="00BF3781" w:rsidRDefault="00BF3781" w:rsidP="00BF3781">
      <w:pPr>
        <w:pStyle w:val="CommentText"/>
      </w:pPr>
      <w:r>
        <w:rPr>
          <w:rStyle w:val="CommentReference"/>
        </w:rPr>
        <w:annotationRef/>
      </w:r>
      <w:r>
        <w:t>?? Reorganize the URL?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02BC4B" w15:done="1"/>
  <w15:commentEx w15:paraId="1A478DC0" w15:done="1"/>
  <w15:commentEx w15:paraId="4EDD180B" w15:done="1"/>
  <w15:commentEx w15:paraId="7C823B86" w15:done="1"/>
  <w15:commentEx w15:paraId="53D0759A" w15:done="1"/>
  <w15:commentEx w15:paraId="04D81D05" w15:done="1"/>
  <w15:commentEx w15:paraId="1804AD6D" w15:done="1"/>
  <w15:commentEx w15:paraId="0098E005" w15:done="1"/>
  <w15:commentEx w15:paraId="5E43DDE7" w15:done="1"/>
  <w15:commentEx w15:paraId="0BD5D305" w15:done="1"/>
  <w15:commentEx w15:paraId="3ABAC031" w15:done="1"/>
  <w15:commentEx w15:paraId="00AF98F0" w15:done="1"/>
  <w15:commentEx w15:paraId="5E590D0E" w15:done="1"/>
  <w15:commentEx w15:paraId="0AD078A5" w15:done="1"/>
  <w15:commentEx w15:paraId="38529F8B" w15:done="1"/>
  <w15:commentEx w15:paraId="3BC09F22" w15:done="1"/>
  <w15:commentEx w15:paraId="36D530EE" w15:done="1"/>
  <w15:commentEx w15:paraId="5201E829" w15:done="1"/>
  <w15:commentEx w15:paraId="7FC97FE1" w15:done="1"/>
  <w15:commentEx w15:paraId="5D1FBB0F" w15:done="1"/>
  <w15:commentEx w15:paraId="6AC42BCD" w15:done="1"/>
  <w15:commentEx w15:paraId="269A0DED" w15:done="1"/>
  <w15:commentEx w15:paraId="7B2ADB0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02BC4B" w16cid:durableId="207B1C51"/>
  <w16cid:commentId w16cid:paraId="1A478DC0" w16cid:durableId="207B1C54"/>
  <w16cid:commentId w16cid:paraId="4EDD180B" w16cid:durableId="207C6377"/>
  <w16cid:commentId w16cid:paraId="7C823B86" w16cid:durableId="207B1C55"/>
  <w16cid:commentId w16cid:paraId="53D0759A" w16cid:durableId="207C637A"/>
  <w16cid:commentId w16cid:paraId="04D81D05" w16cid:durableId="207C637B"/>
  <w16cid:commentId w16cid:paraId="1804AD6D" w16cid:durableId="207C637D"/>
  <w16cid:commentId w16cid:paraId="0098E005" w16cid:durableId="207C637E"/>
  <w16cid:commentId w16cid:paraId="5E43DDE7" w16cid:durableId="207C637F"/>
  <w16cid:commentId w16cid:paraId="0BD5D305" w16cid:durableId="207C6380"/>
  <w16cid:commentId w16cid:paraId="3ABAC031" w16cid:durableId="207C6383"/>
  <w16cid:commentId w16cid:paraId="00AF98F0" w16cid:durableId="207C6386"/>
  <w16cid:commentId w16cid:paraId="5E590D0E" w16cid:durableId="207C6387"/>
  <w16cid:commentId w16cid:paraId="0AD078A5" w16cid:durableId="207C6389"/>
  <w16cid:commentId w16cid:paraId="38529F8B" w16cid:durableId="207B1C58"/>
  <w16cid:commentId w16cid:paraId="36D530EE" w16cid:durableId="207C638C"/>
  <w16cid:commentId w16cid:paraId="5201E829" w16cid:durableId="207B1C59"/>
  <w16cid:commentId w16cid:paraId="7FC97FE1" w16cid:durableId="207C638E"/>
  <w16cid:commentId w16cid:paraId="5D1FBB0F" w16cid:durableId="207C638F"/>
  <w16cid:commentId w16cid:paraId="6AC42BCD" w16cid:durableId="207B1E48"/>
  <w16cid:commentId w16cid:paraId="269A0DED" w16cid:durableId="207C63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C2757B" w14:textId="77777777" w:rsidR="00A8334B" w:rsidRDefault="00A8334B" w:rsidP="00AF671D">
      <w:r>
        <w:separator/>
      </w:r>
    </w:p>
  </w:endnote>
  <w:endnote w:type="continuationSeparator" w:id="0">
    <w:p w14:paraId="165A2C97" w14:textId="77777777" w:rsidR="00A8334B" w:rsidRDefault="00A8334B" w:rsidP="00AF671D">
      <w:r>
        <w:continuationSeparator/>
      </w:r>
    </w:p>
  </w:endnote>
  <w:endnote w:type="continuationNotice" w:id="1">
    <w:p w14:paraId="2C1C571C" w14:textId="77777777" w:rsidR="00A8334B" w:rsidRDefault="00A833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D39D31" w14:textId="77777777" w:rsidR="00A8334B" w:rsidRDefault="00A8334B" w:rsidP="00AF671D">
      <w:r>
        <w:separator/>
      </w:r>
    </w:p>
  </w:footnote>
  <w:footnote w:type="continuationSeparator" w:id="0">
    <w:p w14:paraId="4CA01BFA" w14:textId="77777777" w:rsidR="00A8334B" w:rsidRDefault="00A8334B" w:rsidP="00AF671D">
      <w:r>
        <w:continuationSeparator/>
      </w:r>
    </w:p>
  </w:footnote>
  <w:footnote w:type="continuationNotice" w:id="1">
    <w:p w14:paraId="79CB8737" w14:textId="77777777" w:rsidR="00A8334B" w:rsidRDefault="00A833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6EFD2" w14:textId="4ECC2A07" w:rsidR="00A90BAF" w:rsidRPr="0047536B" w:rsidRDefault="00A90BAF" w:rsidP="0047536B">
    <w:pPr>
      <w:jc w:val="center"/>
      <w:rPr>
        <w:rFonts w:ascii="Times New Roman" w:hAnsi="Times New Roman"/>
      </w:rPr>
    </w:pPr>
    <w:r w:rsidRPr="00105F4E">
      <w:rPr>
        <w:rFonts w:ascii="TimesNewRomanPSMT" w:hAnsi="TimesNewRomanPSMT" w:cs="TimesNewRomanPSMT"/>
      </w:rPr>
      <w:t>AI-based 3D Game Simulator</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sdt>
      <w:sdtPr>
        <w:id w:val="90780399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30</w:t>
        </w:r>
        <w:r>
          <w:rPr>
            <w:noProof/>
          </w:rPr>
          <w:fldChar w:fldCharType="end"/>
        </w:r>
      </w:sdtContent>
    </w:sdt>
  </w:p>
  <w:p w14:paraId="6B46E024" w14:textId="13A37352" w:rsidR="00A90BAF" w:rsidRDefault="00A90BAF" w:rsidP="002877C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86C6D"/>
    <w:multiLevelType w:val="hybridMultilevel"/>
    <w:tmpl w:val="C0145A7E"/>
    <w:lvl w:ilvl="0" w:tplc="2B3C2A4C">
      <w:start w:val="1"/>
      <w:numFmt w:val="bullet"/>
      <w:lvlText w:val=""/>
      <w:lvlJc w:val="left"/>
      <w:pPr>
        <w:tabs>
          <w:tab w:val="num" w:pos="720"/>
        </w:tabs>
        <w:ind w:left="720" w:hanging="360"/>
      </w:pPr>
      <w:rPr>
        <w:rFonts w:ascii="Wingdings" w:hAnsi="Wingdings" w:hint="default"/>
      </w:rPr>
    </w:lvl>
    <w:lvl w:ilvl="1" w:tplc="2224472E" w:tentative="1">
      <w:start w:val="1"/>
      <w:numFmt w:val="bullet"/>
      <w:lvlText w:val=""/>
      <w:lvlJc w:val="left"/>
      <w:pPr>
        <w:tabs>
          <w:tab w:val="num" w:pos="1440"/>
        </w:tabs>
        <w:ind w:left="1440" w:hanging="360"/>
      </w:pPr>
      <w:rPr>
        <w:rFonts w:ascii="Wingdings" w:hAnsi="Wingdings" w:hint="default"/>
      </w:rPr>
    </w:lvl>
    <w:lvl w:ilvl="2" w:tplc="FC783516" w:tentative="1">
      <w:start w:val="1"/>
      <w:numFmt w:val="bullet"/>
      <w:lvlText w:val=""/>
      <w:lvlJc w:val="left"/>
      <w:pPr>
        <w:tabs>
          <w:tab w:val="num" w:pos="2160"/>
        </w:tabs>
        <w:ind w:left="2160" w:hanging="360"/>
      </w:pPr>
      <w:rPr>
        <w:rFonts w:ascii="Wingdings" w:hAnsi="Wingdings" w:hint="default"/>
      </w:rPr>
    </w:lvl>
    <w:lvl w:ilvl="3" w:tplc="F628E37C" w:tentative="1">
      <w:start w:val="1"/>
      <w:numFmt w:val="bullet"/>
      <w:lvlText w:val=""/>
      <w:lvlJc w:val="left"/>
      <w:pPr>
        <w:tabs>
          <w:tab w:val="num" w:pos="2880"/>
        </w:tabs>
        <w:ind w:left="2880" w:hanging="360"/>
      </w:pPr>
      <w:rPr>
        <w:rFonts w:ascii="Wingdings" w:hAnsi="Wingdings" w:hint="default"/>
      </w:rPr>
    </w:lvl>
    <w:lvl w:ilvl="4" w:tplc="B082FBD2" w:tentative="1">
      <w:start w:val="1"/>
      <w:numFmt w:val="bullet"/>
      <w:lvlText w:val=""/>
      <w:lvlJc w:val="left"/>
      <w:pPr>
        <w:tabs>
          <w:tab w:val="num" w:pos="3600"/>
        </w:tabs>
        <w:ind w:left="3600" w:hanging="360"/>
      </w:pPr>
      <w:rPr>
        <w:rFonts w:ascii="Wingdings" w:hAnsi="Wingdings" w:hint="default"/>
      </w:rPr>
    </w:lvl>
    <w:lvl w:ilvl="5" w:tplc="5D5271A4" w:tentative="1">
      <w:start w:val="1"/>
      <w:numFmt w:val="bullet"/>
      <w:lvlText w:val=""/>
      <w:lvlJc w:val="left"/>
      <w:pPr>
        <w:tabs>
          <w:tab w:val="num" w:pos="4320"/>
        </w:tabs>
        <w:ind w:left="4320" w:hanging="360"/>
      </w:pPr>
      <w:rPr>
        <w:rFonts w:ascii="Wingdings" w:hAnsi="Wingdings" w:hint="default"/>
      </w:rPr>
    </w:lvl>
    <w:lvl w:ilvl="6" w:tplc="2EC8FECA" w:tentative="1">
      <w:start w:val="1"/>
      <w:numFmt w:val="bullet"/>
      <w:lvlText w:val=""/>
      <w:lvlJc w:val="left"/>
      <w:pPr>
        <w:tabs>
          <w:tab w:val="num" w:pos="5040"/>
        </w:tabs>
        <w:ind w:left="5040" w:hanging="360"/>
      </w:pPr>
      <w:rPr>
        <w:rFonts w:ascii="Wingdings" w:hAnsi="Wingdings" w:hint="default"/>
      </w:rPr>
    </w:lvl>
    <w:lvl w:ilvl="7" w:tplc="161A61E2" w:tentative="1">
      <w:start w:val="1"/>
      <w:numFmt w:val="bullet"/>
      <w:lvlText w:val=""/>
      <w:lvlJc w:val="left"/>
      <w:pPr>
        <w:tabs>
          <w:tab w:val="num" w:pos="5760"/>
        </w:tabs>
        <w:ind w:left="5760" w:hanging="360"/>
      </w:pPr>
      <w:rPr>
        <w:rFonts w:ascii="Wingdings" w:hAnsi="Wingdings" w:hint="default"/>
      </w:rPr>
    </w:lvl>
    <w:lvl w:ilvl="8" w:tplc="7FA418F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C721C4C"/>
    <w:multiLevelType w:val="hybridMultilevel"/>
    <w:tmpl w:val="209EC51C"/>
    <w:lvl w:ilvl="0" w:tplc="1ED8BC52">
      <w:start w:val="3"/>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55281CCC"/>
    <w:multiLevelType w:val="hybridMultilevel"/>
    <w:tmpl w:val="EBF6E190"/>
    <w:lvl w:ilvl="0" w:tplc="D1D8DA90">
      <w:start w:val="1"/>
      <w:numFmt w:val="bullet"/>
      <w:lvlText w:val=""/>
      <w:lvlJc w:val="left"/>
      <w:pPr>
        <w:tabs>
          <w:tab w:val="num" w:pos="720"/>
        </w:tabs>
        <w:ind w:left="720" w:hanging="360"/>
      </w:pPr>
      <w:rPr>
        <w:rFonts w:ascii="Wingdings" w:hAnsi="Wingdings" w:hint="default"/>
      </w:rPr>
    </w:lvl>
    <w:lvl w:ilvl="1" w:tplc="4D423806" w:tentative="1">
      <w:start w:val="1"/>
      <w:numFmt w:val="bullet"/>
      <w:lvlText w:val=""/>
      <w:lvlJc w:val="left"/>
      <w:pPr>
        <w:tabs>
          <w:tab w:val="num" w:pos="1440"/>
        </w:tabs>
        <w:ind w:left="1440" w:hanging="360"/>
      </w:pPr>
      <w:rPr>
        <w:rFonts w:ascii="Wingdings" w:hAnsi="Wingdings" w:hint="default"/>
      </w:rPr>
    </w:lvl>
    <w:lvl w:ilvl="2" w:tplc="8BE42120" w:tentative="1">
      <w:start w:val="1"/>
      <w:numFmt w:val="bullet"/>
      <w:lvlText w:val=""/>
      <w:lvlJc w:val="left"/>
      <w:pPr>
        <w:tabs>
          <w:tab w:val="num" w:pos="2160"/>
        </w:tabs>
        <w:ind w:left="2160" w:hanging="360"/>
      </w:pPr>
      <w:rPr>
        <w:rFonts w:ascii="Wingdings" w:hAnsi="Wingdings" w:hint="default"/>
      </w:rPr>
    </w:lvl>
    <w:lvl w:ilvl="3" w:tplc="3D205340" w:tentative="1">
      <w:start w:val="1"/>
      <w:numFmt w:val="bullet"/>
      <w:lvlText w:val=""/>
      <w:lvlJc w:val="left"/>
      <w:pPr>
        <w:tabs>
          <w:tab w:val="num" w:pos="2880"/>
        </w:tabs>
        <w:ind w:left="2880" w:hanging="360"/>
      </w:pPr>
      <w:rPr>
        <w:rFonts w:ascii="Wingdings" w:hAnsi="Wingdings" w:hint="default"/>
      </w:rPr>
    </w:lvl>
    <w:lvl w:ilvl="4" w:tplc="1EAC030C" w:tentative="1">
      <w:start w:val="1"/>
      <w:numFmt w:val="bullet"/>
      <w:lvlText w:val=""/>
      <w:lvlJc w:val="left"/>
      <w:pPr>
        <w:tabs>
          <w:tab w:val="num" w:pos="3600"/>
        </w:tabs>
        <w:ind w:left="3600" w:hanging="360"/>
      </w:pPr>
      <w:rPr>
        <w:rFonts w:ascii="Wingdings" w:hAnsi="Wingdings" w:hint="default"/>
      </w:rPr>
    </w:lvl>
    <w:lvl w:ilvl="5" w:tplc="2FC882FA" w:tentative="1">
      <w:start w:val="1"/>
      <w:numFmt w:val="bullet"/>
      <w:lvlText w:val=""/>
      <w:lvlJc w:val="left"/>
      <w:pPr>
        <w:tabs>
          <w:tab w:val="num" w:pos="4320"/>
        </w:tabs>
        <w:ind w:left="4320" w:hanging="360"/>
      </w:pPr>
      <w:rPr>
        <w:rFonts w:ascii="Wingdings" w:hAnsi="Wingdings" w:hint="default"/>
      </w:rPr>
    </w:lvl>
    <w:lvl w:ilvl="6" w:tplc="284A015C" w:tentative="1">
      <w:start w:val="1"/>
      <w:numFmt w:val="bullet"/>
      <w:lvlText w:val=""/>
      <w:lvlJc w:val="left"/>
      <w:pPr>
        <w:tabs>
          <w:tab w:val="num" w:pos="5040"/>
        </w:tabs>
        <w:ind w:left="5040" w:hanging="360"/>
      </w:pPr>
      <w:rPr>
        <w:rFonts w:ascii="Wingdings" w:hAnsi="Wingdings" w:hint="default"/>
      </w:rPr>
    </w:lvl>
    <w:lvl w:ilvl="7" w:tplc="67F6D118" w:tentative="1">
      <w:start w:val="1"/>
      <w:numFmt w:val="bullet"/>
      <w:lvlText w:val=""/>
      <w:lvlJc w:val="left"/>
      <w:pPr>
        <w:tabs>
          <w:tab w:val="num" w:pos="5760"/>
        </w:tabs>
        <w:ind w:left="5760" w:hanging="360"/>
      </w:pPr>
      <w:rPr>
        <w:rFonts w:ascii="Wingdings" w:hAnsi="Wingdings" w:hint="default"/>
      </w:rPr>
    </w:lvl>
    <w:lvl w:ilvl="8" w:tplc="26FE273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4F13012"/>
    <w:multiLevelType w:val="hybridMultilevel"/>
    <w:tmpl w:val="A5C888A0"/>
    <w:lvl w:ilvl="0" w:tplc="D3C60E60">
      <w:start w:val="1"/>
      <w:numFmt w:val="bullet"/>
      <w:lvlText w:val=""/>
      <w:lvlJc w:val="left"/>
      <w:pPr>
        <w:tabs>
          <w:tab w:val="num" w:pos="720"/>
        </w:tabs>
        <w:ind w:left="720" w:hanging="360"/>
      </w:pPr>
      <w:rPr>
        <w:rFonts w:ascii="Wingdings" w:hAnsi="Wingdings" w:hint="default"/>
      </w:rPr>
    </w:lvl>
    <w:lvl w:ilvl="1" w:tplc="BE76490E" w:tentative="1">
      <w:start w:val="1"/>
      <w:numFmt w:val="bullet"/>
      <w:lvlText w:val=""/>
      <w:lvlJc w:val="left"/>
      <w:pPr>
        <w:tabs>
          <w:tab w:val="num" w:pos="1440"/>
        </w:tabs>
        <w:ind w:left="1440" w:hanging="360"/>
      </w:pPr>
      <w:rPr>
        <w:rFonts w:ascii="Wingdings" w:hAnsi="Wingdings" w:hint="default"/>
      </w:rPr>
    </w:lvl>
    <w:lvl w:ilvl="2" w:tplc="F698DBFC" w:tentative="1">
      <w:start w:val="1"/>
      <w:numFmt w:val="bullet"/>
      <w:lvlText w:val=""/>
      <w:lvlJc w:val="left"/>
      <w:pPr>
        <w:tabs>
          <w:tab w:val="num" w:pos="2160"/>
        </w:tabs>
        <w:ind w:left="2160" w:hanging="360"/>
      </w:pPr>
      <w:rPr>
        <w:rFonts w:ascii="Wingdings" w:hAnsi="Wingdings" w:hint="default"/>
      </w:rPr>
    </w:lvl>
    <w:lvl w:ilvl="3" w:tplc="D9F88AE0" w:tentative="1">
      <w:start w:val="1"/>
      <w:numFmt w:val="bullet"/>
      <w:lvlText w:val=""/>
      <w:lvlJc w:val="left"/>
      <w:pPr>
        <w:tabs>
          <w:tab w:val="num" w:pos="2880"/>
        </w:tabs>
        <w:ind w:left="2880" w:hanging="360"/>
      </w:pPr>
      <w:rPr>
        <w:rFonts w:ascii="Wingdings" w:hAnsi="Wingdings" w:hint="default"/>
      </w:rPr>
    </w:lvl>
    <w:lvl w:ilvl="4" w:tplc="3A10D8D8" w:tentative="1">
      <w:start w:val="1"/>
      <w:numFmt w:val="bullet"/>
      <w:lvlText w:val=""/>
      <w:lvlJc w:val="left"/>
      <w:pPr>
        <w:tabs>
          <w:tab w:val="num" w:pos="3600"/>
        </w:tabs>
        <w:ind w:left="3600" w:hanging="360"/>
      </w:pPr>
      <w:rPr>
        <w:rFonts w:ascii="Wingdings" w:hAnsi="Wingdings" w:hint="default"/>
      </w:rPr>
    </w:lvl>
    <w:lvl w:ilvl="5" w:tplc="6CE04E70" w:tentative="1">
      <w:start w:val="1"/>
      <w:numFmt w:val="bullet"/>
      <w:lvlText w:val=""/>
      <w:lvlJc w:val="left"/>
      <w:pPr>
        <w:tabs>
          <w:tab w:val="num" w:pos="4320"/>
        </w:tabs>
        <w:ind w:left="4320" w:hanging="360"/>
      </w:pPr>
      <w:rPr>
        <w:rFonts w:ascii="Wingdings" w:hAnsi="Wingdings" w:hint="default"/>
      </w:rPr>
    </w:lvl>
    <w:lvl w:ilvl="6" w:tplc="817AB622" w:tentative="1">
      <w:start w:val="1"/>
      <w:numFmt w:val="bullet"/>
      <w:lvlText w:val=""/>
      <w:lvlJc w:val="left"/>
      <w:pPr>
        <w:tabs>
          <w:tab w:val="num" w:pos="5040"/>
        </w:tabs>
        <w:ind w:left="5040" w:hanging="360"/>
      </w:pPr>
      <w:rPr>
        <w:rFonts w:ascii="Wingdings" w:hAnsi="Wingdings" w:hint="default"/>
      </w:rPr>
    </w:lvl>
    <w:lvl w:ilvl="7" w:tplc="B978E154" w:tentative="1">
      <w:start w:val="1"/>
      <w:numFmt w:val="bullet"/>
      <w:lvlText w:val=""/>
      <w:lvlJc w:val="left"/>
      <w:pPr>
        <w:tabs>
          <w:tab w:val="num" w:pos="5760"/>
        </w:tabs>
        <w:ind w:left="5760" w:hanging="360"/>
      </w:pPr>
      <w:rPr>
        <w:rFonts w:ascii="Wingdings" w:hAnsi="Wingdings" w:hint="default"/>
      </w:rPr>
    </w:lvl>
    <w:lvl w:ilvl="8" w:tplc="18DE54A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6E0603A"/>
    <w:multiLevelType w:val="hybridMultilevel"/>
    <w:tmpl w:val="72F6AF7C"/>
    <w:lvl w:ilvl="0" w:tplc="4654998E">
      <w:start w:val="1"/>
      <w:numFmt w:val="decimal"/>
      <w:lvlText w:val="%1."/>
      <w:lvlJc w:val="left"/>
      <w:pPr>
        <w:ind w:left="12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31C59B7"/>
    <w:multiLevelType w:val="hybridMultilevel"/>
    <w:tmpl w:val="D1204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984A6C"/>
    <w:multiLevelType w:val="hybridMultilevel"/>
    <w:tmpl w:val="C9764A86"/>
    <w:lvl w:ilvl="0" w:tplc="44722FCC">
      <w:start w:val="1"/>
      <w:numFmt w:val="bullet"/>
      <w:lvlText w:val=""/>
      <w:lvlJc w:val="left"/>
      <w:pPr>
        <w:tabs>
          <w:tab w:val="num" w:pos="720"/>
        </w:tabs>
        <w:ind w:left="720" w:hanging="360"/>
      </w:pPr>
      <w:rPr>
        <w:rFonts w:ascii="Wingdings" w:hAnsi="Wingdings" w:hint="default"/>
      </w:rPr>
    </w:lvl>
    <w:lvl w:ilvl="1" w:tplc="13BEC178" w:tentative="1">
      <w:start w:val="1"/>
      <w:numFmt w:val="bullet"/>
      <w:lvlText w:val=""/>
      <w:lvlJc w:val="left"/>
      <w:pPr>
        <w:tabs>
          <w:tab w:val="num" w:pos="1440"/>
        </w:tabs>
        <w:ind w:left="1440" w:hanging="360"/>
      </w:pPr>
      <w:rPr>
        <w:rFonts w:ascii="Wingdings" w:hAnsi="Wingdings" w:hint="default"/>
      </w:rPr>
    </w:lvl>
    <w:lvl w:ilvl="2" w:tplc="B5284ADA" w:tentative="1">
      <w:start w:val="1"/>
      <w:numFmt w:val="bullet"/>
      <w:lvlText w:val=""/>
      <w:lvlJc w:val="left"/>
      <w:pPr>
        <w:tabs>
          <w:tab w:val="num" w:pos="2160"/>
        </w:tabs>
        <w:ind w:left="2160" w:hanging="360"/>
      </w:pPr>
      <w:rPr>
        <w:rFonts w:ascii="Wingdings" w:hAnsi="Wingdings" w:hint="default"/>
      </w:rPr>
    </w:lvl>
    <w:lvl w:ilvl="3" w:tplc="11564C20" w:tentative="1">
      <w:start w:val="1"/>
      <w:numFmt w:val="bullet"/>
      <w:lvlText w:val=""/>
      <w:lvlJc w:val="left"/>
      <w:pPr>
        <w:tabs>
          <w:tab w:val="num" w:pos="2880"/>
        </w:tabs>
        <w:ind w:left="2880" w:hanging="360"/>
      </w:pPr>
      <w:rPr>
        <w:rFonts w:ascii="Wingdings" w:hAnsi="Wingdings" w:hint="default"/>
      </w:rPr>
    </w:lvl>
    <w:lvl w:ilvl="4" w:tplc="EBA01564" w:tentative="1">
      <w:start w:val="1"/>
      <w:numFmt w:val="bullet"/>
      <w:lvlText w:val=""/>
      <w:lvlJc w:val="left"/>
      <w:pPr>
        <w:tabs>
          <w:tab w:val="num" w:pos="3600"/>
        </w:tabs>
        <w:ind w:left="3600" w:hanging="360"/>
      </w:pPr>
      <w:rPr>
        <w:rFonts w:ascii="Wingdings" w:hAnsi="Wingdings" w:hint="default"/>
      </w:rPr>
    </w:lvl>
    <w:lvl w:ilvl="5" w:tplc="1BF6FC70" w:tentative="1">
      <w:start w:val="1"/>
      <w:numFmt w:val="bullet"/>
      <w:lvlText w:val=""/>
      <w:lvlJc w:val="left"/>
      <w:pPr>
        <w:tabs>
          <w:tab w:val="num" w:pos="4320"/>
        </w:tabs>
        <w:ind w:left="4320" w:hanging="360"/>
      </w:pPr>
      <w:rPr>
        <w:rFonts w:ascii="Wingdings" w:hAnsi="Wingdings" w:hint="default"/>
      </w:rPr>
    </w:lvl>
    <w:lvl w:ilvl="6" w:tplc="1BA2871A" w:tentative="1">
      <w:start w:val="1"/>
      <w:numFmt w:val="bullet"/>
      <w:lvlText w:val=""/>
      <w:lvlJc w:val="left"/>
      <w:pPr>
        <w:tabs>
          <w:tab w:val="num" w:pos="5040"/>
        </w:tabs>
        <w:ind w:left="5040" w:hanging="360"/>
      </w:pPr>
      <w:rPr>
        <w:rFonts w:ascii="Wingdings" w:hAnsi="Wingdings" w:hint="default"/>
      </w:rPr>
    </w:lvl>
    <w:lvl w:ilvl="7" w:tplc="795ACD5A" w:tentative="1">
      <w:start w:val="1"/>
      <w:numFmt w:val="bullet"/>
      <w:lvlText w:val=""/>
      <w:lvlJc w:val="left"/>
      <w:pPr>
        <w:tabs>
          <w:tab w:val="num" w:pos="5760"/>
        </w:tabs>
        <w:ind w:left="5760" w:hanging="360"/>
      </w:pPr>
      <w:rPr>
        <w:rFonts w:ascii="Wingdings" w:hAnsi="Wingdings" w:hint="default"/>
      </w:rPr>
    </w:lvl>
    <w:lvl w:ilvl="8" w:tplc="6A98E62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5E10A46"/>
    <w:multiLevelType w:val="multilevel"/>
    <w:tmpl w:val="DBFE2AB2"/>
    <w:lvl w:ilvl="0">
      <w:start w:val="1"/>
      <w:numFmt w:val="decimal"/>
      <w:lvlText w:val="%1."/>
      <w:lvlJc w:val="left"/>
      <w:pPr>
        <w:ind w:left="3600" w:hanging="360"/>
      </w:pPr>
      <w:rPr>
        <w:rFonts w:hint="default"/>
      </w:rPr>
    </w:lvl>
    <w:lvl w:ilvl="1">
      <w:start w:val="2"/>
      <w:numFmt w:val="decimal"/>
      <w:isLgl/>
      <w:lvlText w:val="%1.%2"/>
      <w:lvlJc w:val="left"/>
      <w:pPr>
        <w:ind w:left="3828" w:hanging="588"/>
      </w:pPr>
      <w:rPr>
        <w:rFonts w:hint="default"/>
      </w:rPr>
    </w:lvl>
    <w:lvl w:ilvl="2">
      <w:start w:val="8"/>
      <w:numFmt w:val="decimal"/>
      <w:isLgl/>
      <w:lvlText w:val="%1.%2.%3"/>
      <w:lvlJc w:val="left"/>
      <w:pPr>
        <w:ind w:left="396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040" w:hanging="1800"/>
      </w:pPr>
      <w:rPr>
        <w:rFonts w:hint="default"/>
      </w:rPr>
    </w:lvl>
  </w:abstractNum>
  <w:num w:numId="1">
    <w:abstractNumId w:val="7"/>
  </w:num>
  <w:num w:numId="2">
    <w:abstractNumId w:val="0"/>
  </w:num>
  <w:num w:numId="3">
    <w:abstractNumId w:val="6"/>
  </w:num>
  <w:num w:numId="4">
    <w:abstractNumId w:val="2"/>
  </w:num>
  <w:num w:numId="5">
    <w:abstractNumId w:val="3"/>
  </w:num>
  <w:num w:numId="6">
    <w:abstractNumId w:val="5"/>
  </w:num>
  <w:num w:numId="7">
    <w:abstractNumId w:val="4"/>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 Ning  (nyu)">
    <w15:presenceInfo w15:providerId="AD" w15:userId="S-1-5-21-4182195913-858378833-3974695429-819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513D"/>
    <w:rsid w:val="00000260"/>
    <w:rsid w:val="0000040A"/>
    <w:rsid w:val="000007AD"/>
    <w:rsid w:val="00000B65"/>
    <w:rsid w:val="00002C2F"/>
    <w:rsid w:val="00004A2F"/>
    <w:rsid w:val="00005377"/>
    <w:rsid w:val="000068F6"/>
    <w:rsid w:val="000126FA"/>
    <w:rsid w:val="00012786"/>
    <w:rsid w:val="000140EE"/>
    <w:rsid w:val="000163C9"/>
    <w:rsid w:val="0002163C"/>
    <w:rsid w:val="00022257"/>
    <w:rsid w:val="00022656"/>
    <w:rsid w:val="00024C23"/>
    <w:rsid w:val="000270BC"/>
    <w:rsid w:val="00034A04"/>
    <w:rsid w:val="00035922"/>
    <w:rsid w:val="000379A9"/>
    <w:rsid w:val="00040492"/>
    <w:rsid w:val="00041410"/>
    <w:rsid w:val="0004218D"/>
    <w:rsid w:val="00044D46"/>
    <w:rsid w:val="00045AAE"/>
    <w:rsid w:val="00045F25"/>
    <w:rsid w:val="0004751B"/>
    <w:rsid w:val="000509AD"/>
    <w:rsid w:val="00050B38"/>
    <w:rsid w:val="000546A4"/>
    <w:rsid w:val="000559CA"/>
    <w:rsid w:val="00056462"/>
    <w:rsid w:val="0005691E"/>
    <w:rsid w:val="00056DF4"/>
    <w:rsid w:val="00057AA3"/>
    <w:rsid w:val="000633D1"/>
    <w:rsid w:val="00063ED8"/>
    <w:rsid w:val="000655C1"/>
    <w:rsid w:val="00065ED7"/>
    <w:rsid w:val="000678F9"/>
    <w:rsid w:val="0007186F"/>
    <w:rsid w:val="00074F68"/>
    <w:rsid w:val="00076DCB"/>
    <w:rsid w:val="0008185F"/>
    <w:rsid w:val="00083114"/>
    <w:rsid w:val="000840D9"/>
    <w:rsid w:val="00084260"/>
    <w:rsid w:val="0008456E"/>
    <w:rsid w:val="0008592B"/>
    <w:rsid w:val="00085C3D"/>
    <w:rsid w:val="00086974"/>
    <w:rsid w:val="00091626"/>
    <w:rsid w:val="000917B5"/>
    <w:rsid w:val="00095DF8"/>
    <w:rsid w:val="00097BB7"/>
    <w:rsid w:val="000A1BEE"/>
    <w:rsid w:val="000A1FC2"/>
    <w:rsid w:val="000A318C"/>
    <w:rsid w:val="000A7D8C"/>
    <w:rsid w:val="000B0BC1"/>
    <w:rsid w:val="000B2E72"/>
    <w:rsid w:val="000B30ED"/>
    <w:rsid w:val="000B3891"/>
    <w:rsid w:val="000C0107"/>
    <w:rsid w:val="000C0827"/>
    <w:rsid w:val="000C1A5E"/>
    <w:rsid w:val="000C20B8"/>
    <w:rsid w:val="000C5752"/>
    <w:rsid w:val="000C6A66"/>
    <w:rsid w:val="000C762A"/>
    <w:rsid w:val="000D2A55"/>
    <w:rsid w:val="000D319B"/>
    <w:rsid w:val="000D513D"/>
    <w:rsid w:val="000E5253"/>
    <w:rsid w:val="000E5870"/>
    <w:rsid w:val="000F2C78"/>
    <w:rsid w:val="000F45A8"/>
    <w:rsid w:val="000F50BB"/>
    <w:rsid w:val="000F5E69"/>
    <w:rsid w:val="000F7293"/>
    <w:rsid w:val="000F7AF7"/>
    <w:rsid w:val="000F7D24"/>
    <w:rsid w:val="0010080A"/>
    <w:rsid w:val="00100ED7"/>
    <w:rsid w:val="001011AD"/>
    <w:rsid w:val="001040BF"/>
    <w:rsid w:val="00105380"/>
    <w:rsid w:val="00105F4E"/>
    <w:rsid w:val="0010602E"/>
    <w:rsid w:val="001101CF"/>
    <w:rsid w:val="001135F2"/>
    <w:rsid w:val="00113F8D"/>
    <w:rsid w:val="00115267"/>
    <w:rsid w:val="00116F52"/>
    <w:rsid w:val="00117F43"/>
    <w:rsid w:val="0012486A"/>
    <w:rsid w:val="00124F6A"/>
    <w:rsid w:val="0012764F"/>
    <w:rsid w:val="00131BA7"/>
    <w:rsid w:val="001320B1"/>
    <w:rsid w:val="0013314C"/>
    <w:rsid w:val="0013472E"/>
    <w:rsid w:val="0013497D"/>
    <w:rsid w:val="00136CC9"/>
    <w:rsid w:val="001377D6"/>
    <w:rsid w:val="00137CD4"/>
    <w:rsid w:val="001406FE"/>
    <w:rsid w:val="00140DF0"/>
    <w:rsid w:val="00143684"/>
    <w:rsid w:val="00143D6D"/>
    <w:rsid w:val="00147B3B"/>
    <w:rsid w:val="001509F2"/>
    <w:rsid w:val="00152150"/>
    <w:rsid w:val="00152D34"/>
    <w:rsid w:val="00152DAC"/>
    <w:rsid w:val="0015589B"/>
    <w:rsid w:val="00155C83"/>
    <w:rsid w:val="001579C4"/>
    <w:rsid w:val="001608E0"/>
    <w:rsid w:val="00161087"/>
    <w:rsid w:val="00161B79"/>
    <w:rsid w:val="001636EE"/>
    <w:rsid w:val="001643D9"/>
    <w:rsid w:val="001649D1"/>
    <w:rsid w:val="00164DE8"/>
    <w:rsid w:val="0016604C"/>
    <w:rsid w:val="00167759"/>
    <w:rsid w:val="00170EFA"/>
    <w:rsid w:val="00172F1D"/>
    <w:rsid w:val="0017338D"/>
    <w:rsid w:val="001733E4"/>
    <w:rsid w:val="00182454"/>
    <w:rsid w:val="0018494C"/>
    <w:rsid w:val="00185CDA"/>
    <w:rsid w:val="0018749C"/>
    <w:rsid w:val="00187D4A"/>
    <w:rsid w:val="00192105"/>
    <w:rsid w:val="00192672"/>
    <w:rsid w:val="00192F78"/>
    <w:rsid w:val="001944D9"/>
    <w:rsid w:val="00194EEE"/>
    <w:rsid w:val="001957B7"/>
    <w:rsid w:val="00196A04"/>
    <w:rsid w:val="00197070"/>
    <w:rsid w:val="00197461"/>
    <w:rsid w:val="00197FDF"/>
    <w:rsid w:val="00197FEB"/>
    <w:rsid w:val="001A03C5"/>
    <w:rsid w:val="001A18EC"/>
    <w:rsid w:val="001A3136"/>
    <w:rsid w:val="001A48AD"/>
    <w:rsid w:val="001A6E50"/>
    <w:rsid w:val="001A7392"/>
    <w:rsid w:val="001B1417"/>
    <w:rsid w:val="001B14A7"/>
    <w:rsid w:val="001B19B4"/>
    <w:rsid w:val="001B31B5"/>
    <w:rsid w:val="001B6066"/>
    <w:rsid w:val="001B6120"/>
    <w:rsid w:val="001B723A"/>
    <w:rsid w:val="001B76B8"/>
    <w:rsid w:val="001B7A8E"/>
    <w:rsid w:val="001C0BA5"/>
    <w:rsid w:val="001C1E27"/>
    <w:rsid w:val="001C2381"/>
    <w:rsid w:val="001C39A3"/>
    <w:rsid w:val="001C6CA9"/>
    <w:rsid w:val="001D5315"/>
    <w:rsid w:val="001D6465"/>
    <w:rsid w:val="001D671C"/>
    <w:rsid w:val="001D67C6"/>
    <w:rsid w:val="001E0030"/>
    <w:rsid w:val="001E1BB3"/>
    <w:rsid w:val="001E38D2"/>
    <w:rsid w:val="001F05C9"/>
    <w:rsid w:val="001F21B6"/>
    <w:rsid w:val="001F23D7"/>
    <w:rsid w:val="001F3400"/>
    <w:rsid w:val="001F367E"/>
    <w:rsid w:val="001F380D"/>
    <w:rsid w:val="001F5893"/>
    <w:rsid w:val="002005F6"/>
    <w:rsid w:val="00200CF1"/>
    <w:rsid w:val="00202A7F"/>
    <w:rsid w:val="002031F4"/>
    <w:rsid w:val="00204FDB"/>
    <w:rsid w:val="0020508E"/>
    <w:rsid w:val="0020536E"/>
    <w:rsid w:val="00205881"/>
    <w:rsid w:val="00206C04"/>
    <w:rsid w:val="002074B6"/>
    <w:rsid w:val="0021045A"/>
    <w:rsid w:val="002108DA"/>
    <w:rsid w:val="00210F50"/>
    <w:rsid w:val="002124AB"/>
    <w:rsid w:val="00212BEC"/>
    <w:rsid w:val="00213CD0"/>
    <w:rsid w:val="00215C45"/>
    <w:rsid w:val="00220AE8"/>
    <w:rsid w:val="0022182E"/>
    <w:rsid w:val="00222656"/>
    <w:rsid w:val="00223D5A"/>
    <w:rsid w:val="002244B8"/>
    <w:rsid w:val="00227B1A"/>
    <w:rsid w:val="00227E79"/>
    <w:rsid w:val="00230443"/>
    <w:rsid w:val="0023455B"/>
    <w:rsid w:val="002359C6"/>
    <w:rsid w:val="002360F8"/>
    <w:rsid w:val="00236EDC"/>
    <w:rsid w:val="00242FCC"/>
    <w:rsid w:val="00243CEF"/>
    <w:rsid w:val="002501DD"/>
    <w:rsid w:val="00251FAA"/>
    <w:rsid w:val="0025261A"/>
    <w:rsid w:val="00252B77"/>
    <w:rsid w:val="00253188"/>
    <w:rsid w:val="00256383"/>
    <w:rsid w:val="00256D3D"/>
    <w:rsid w:val="0025783D"/>
    <w:rsid w:val="00260767"/>
    <w:rsid w:val="00262E5B"/>
    <w:rsid w:val="002700EF"/>
    <w:rsid w:val="0027582D"/>
    <w:rsid w:val="002760FA"/>
    <w:rsid w:val="00281F44"/>
    <w:rsid w:val="002825FB"/>
    <w:rsid w:val="002846ED"/>
    <w:rsid w:val="00286231"/>
    <w:rsid w:val="0028690B"/>
    <w:rsid w:val="0028721A"/>
    <w:rsid w:val="002877C2"/>
    <w:rsid w:val="00294C6A"/>
    <w:rsid w:val="002964F8"/>
    <w:rsid w:val="002965CE"/>
    <w:rsid w:val="00296D3B"/>
    <w:rsid w:val="00296F93"/>
    <w:rsid w:val="0029766E"/>
    <w:rsid w:val="00297A17"/>
    <w:rsid w:val="002A0554"/>
    <w:rsid w:val="002A08AE"/>
    <w:rsid w:val="002A13E7"/>
    <w:rsid w:val="002A2ED7"/>
    <w:rsid w:val="002A715B"/>
    <w:rsid w:val="002A7272"/>
    <w:rsid w:val="002A7926"/>
    <w:rsid w:val="002B05F7"/>
    <w:rsid w:val="002B0C15"/>
    <w:rsid w:val="002B16B7"/>
    <w:rsid w:val="002B4D23"/>
    <w:rsid w:val="002B5626"/>
    <w:rsid w:val="002B7A72"/>
    <w:rsid w:val="002C072D"/>
    <w:rsid w:val="002C126F"/>
    <w:rsid w:val="002C2F6B"/>
    <w:rsid w:val="002C2FE6"/>
    <w:rsid w:val="002C46D7"/>
    <w:rsid w:val="002C663A"/>
    <w:rsid w:val="002C7A3C"/>
    <w:rsid w:val="002D142C"/>
    <w:rsid w:val="002D38EF"/>
    <w:rsid w:val="002D41DD"/>
    <w:rsid w:val="002D4CC5"/>
    <w:rsid w:val="002D535B"/>
    <w:rsid w:val="002D581A"/>
    <w:rsid w:val="002D7C63"/>
    <w:rsid w:val="002E04DB"/>
    <w:rsid w:val="002E05D0"/>
    <w:rsid w:val="002E36DF"/>
    <w:rsid w:val="002E3F8F"/>
    <w:rsid w:val="002E5922"/>
    <w:rsid w:val="002E6C2E"/>
    <w:rsid w:val="002E6DD8"/>
    <w:rsid w:val="002F3F31"/>
    <w:rsid w:val="002F41F0"/>
    <w:rsid w:val="002F4D45"/>
    <w:rsid w:val="002F5DFC"/>
    <w:rsid w:val="002F6DB4"/>
    <w:rsid w:val="0030231F"/>
    <w:rsid w:val="003057FF"/>
    <w:rsid w:val="00306293"/>
    <w:rsid w:val="00306C22"/>
    <w:rsid w:val="00306F6F"/>
    <w:rsid w:val="00307094"/>
    <w:rsid w:val="0031101E"/>
    <w:rsid w:val="00311EB2"/>
    <w:rsid w:val="00320517"/>
    <w:rsid w:val="0032265D"/>
    <w:rsid w:val="00322C01"/>
    <w:rsid w:val="00322E1D"/>
    <w:rsid w:val="00323D72"/>
    <w:rsid w:val="00326AA5"/>
    <w:rsid w:val="00326D3A"/>
    <w:rsid w:val="00331ADD"/>
    <w:rsid w:val="00333711"/>
    <w:rsid w:val="003427EA"/>
    <w:rsid w:val="00345B02"/>
    <w:rsid w:val="0034698F"/>
    <w:rsid w:val="00346B5E"/>
    <w:rsid w:val="003505D3"/>
    <w:rsid w:val="0035069B"/>
    <w:rsid w:val="003511FE"/>
    <w:rsid w:val="0035187F"/>
    <w:rsid w:val="003546C6"/>
    <w:rsid w:val="00357E7A"/>
    <w:rsid w:val="003620E7"/>
    <w:rsid w:val="00365848"/>
    <w:rsid w:val="00366B2E"/>
    <w:rsid w:val="003710F2"/>
    <w:rsid w:val="0037179D"/>
    <w:rsid w:val="00374AFF"/>
    <w:rsid w:val="00380AD6"/>
    <w:rsid w:val="00380EE9"/>
    <w:rsid w:val="0038145C"/>
    <w:rsid w:val="00381E50"/>
    <w:rsid w:val="00382942"/>
    <w:rsid w:val="003829D0"/>
    <w:rsid w:val="00382B32"/>
    <w:rsid w:val="00384C11"/>
    <w:rsid w:val="003868DF"/>
    <w:rsid w:val="00387E23"/>
    <w:rsid w:val="00390A41"/>
    <w:rsid w:val="00390DF1"/>
    <w:rsid w:val="00393ED7"/>
    <w:rsid w:val="003940C2"/>
    <w:rsid w:val="0039466A"/>
    <w:rsid w:val="003959D0"/>
    <w:rsid w:val="00396ED7"/>
    <w:rsid w:val="00396F53"/>
    <w:rsid w:val="00397DB7"/>
    <w:rsid w:val="003A18EE"/>
    <w:rsid w:val="003A5CE4"/>
    <w:rsid w:val="003A68F1"/>
    <w:rsid w:val="003A7F29"/>
    <w:rsid w:val="003B021F"/>
    <w:rsid w:val="003B5447"/>
    <w:rsid w:val="003C02D1"/>
    <w:rsid w:val="003C5675"/>
    <w:rsid w:val="003C601F"/>
    <w:rsid w:val="003C7E3E"/>
    <w:rsid w:val="003D1329"/>
    <w:rsid w:val="003D1432"/>
    <w:rsid w:val="003D1ED2"/>
    <w:rsid w:val="003D2A88"/>
    <w:rsid w:val="003D42A7"/>
    <w:rsid w:val="003D54D0"/>
    <w:rsid w:val="003E06E2"/>
    <w:rsid w:val="003E1130"/>
    <w:rsid w:val="003E42CB"/>
    <w:rsid w:val="003E50E4"/>
    <w:rsid w:val="003E602D"/>
    <w:rsid w:val="003F1EE1"/>
    <w:rsid w:val="003F2BEA"/>
    <w:rsid w:val="003F35D9"/>
    <w:rsid w:val="003F39AD"/>
    <w:rsid w:val="00404971"/>
    <w:rsid w:val="00404EEF"/>
    <w:rsid w:val="004054E1"/>
    <w:rsid w:val="00406367"/>
    <w:rsid w:val="00406567"/>
    <w:rsid w:val="00410301"/>
    <w:rsid w:val="00414CF7"/>
    <w:rsid w:val="00416E2C"/>
    <w:rsid w:val="00417C04"/>
    <w:rsid w:val="004214F8"/>
    <w:rsid w:val="004229A9"/>
    <w:rsid w:val="00423F98"/>
    <w:rsid w:val="004260D4"/>
    <w:rsid w:val="00427119"/>
    <w:rsid w:val="004274C3"/>
    <w:rsid w:val="004277BD"/>
    <w:rsid w:val="004302AB"/>
    <w:rsid w:val="00430DB6"/>
    <w:rsid w:val="004323AF"/>
    <w:rsid w:val="004323B5"/>
    <w:rsid w:val="00432D03"/>
    <w:rsid w:val="00435C10"/>
    <w:rsid w:val="004361AC"/>
    <w:rsid w:val="0043674D"/>
    <w:rsid w:val="0043743D"/>
    <w:rsid w:val="00437C69"/>
    <w:rsid w:val="00440CED"/>
    <w:rsid w:val="004416CB"/>
    <w:rsid w:val="004419DC"/>
    <w:rsid w:val="004469ED"/>
    <w:rsid w:val="00446F2A"/>
    <w:rsid w:val="004472B6"/>
    <w:rsid w:val="00454D6C"/>
    <w:rsid w:val="004564FC"/>
    <w:rsid w:val="00456C11"/>
    <w:rsid w:val="00457AC2"/>
    <w:rsid w:val="004610D1"/>
    <w:rsid w:val="004667CD"/>
    <w:rsid w:val="0047107A"/>
    <w:rsid w:val="004711CE"/>
    <w:rsid w:val="0047389F"/>
    <w:rsid w:val="0047449C"/>
    <w:rsid w:val="0047536B"/>
    <w:rsid w:val="00477B4E"/>
    <w:rsid w:val="00480CD0"/>
    <w:rsid w:val="0048262A"/>
    <w:rsid w:val="00483DCA"/>
    <w:rsid w:val="0049149B"/>
    <w:rsid w:val="00496289"/>
    <w:rsid w:val="00496B38"/>
    <w:rsid w:val="004A0297"/>
    <w:rsid w:val="004A02F9"/>
    <w:rsid w:val="004A0D05"/>
    <w:rsid w:val="004A1788"/>
    <w:rsid w:val="004A3B7F"/>
    <w:rsid w:val="004A526B"/>
    <w:rsid w:val="004A53A9"/>
    <w:rsid w:val="004A656E"/>
    <w:rsid w:val="004B4300"/>
    <w:rsid w:val="004B4611"/>
    <w:rsid w:val="004B7801"/>
    <w:rsid w:val="004C37E5"/>
    <w:rsid w:val="004C58E6"/>
    <w:rsid w:val="004C7037"/>
    <w:rsid w:val="004C792B"/>
    <w:rsid w:val="004D0683"/>
    <w:rsid w:val="004D0E50"/>
    <w:rsid w:val="004D19F6"/>
    <w:rsid w:val="004D2DFE"/>
    <w:rsid w:val="004D68B9"/>
    <w:rsid w:val="004E07D9"/>
    <w:rsid w:val="004E1719"/>
    <w:rsid w:val="004E2570"/>
    <w:rsid w:val="004E260C"/>
    <w:rsid w:val="004E47C7"/>
    <w:rsid w:val="004E6070"/>
    <w:rsid w:val="004E6759"/>
    <w:rsid w:val="004E7857"/>
    <w:rsid w:val="004F0564"/>
    <w:rsid w:val="004F0DC5"/>
    <w:rsid w:val="004F21D3"/>
    <w:rsid w:val="004F30E7"/>
    <w:rsid w:val="004F6ABA"/>
    <w:rsid w:val="004F7A14"/>
    <w:rsid w:val="00501573"/>
    <w:rsid w:val="00510B63"/>
    <w:rsid w:val="005115FD"/>
    <w:rsid w:val="005132ED"/>
    <w:rsid w:val="00513C96"/>
    <w:rsid w:val="005240E0"/>
    <w:rsid w:val="005249A1"/>
    <w:rsid w:val="00524BC5"/>
    <w:rsid w:val="00525AE9"/>
    <w:rsid w:val="0052784E"/>
    <w:rsid w:val="0053002C"/>
    <w:rsid w:val="00530A7E"/>
    <w:rsid w:val="00530D97"/>
    <w:rsid w:val="00531033"/>
    <w:rsid w:val="0053118D"/>
    <w:rsid w:val="00533A57"/>
    <w:rsid w:val="005348B6"/>
    <w:rsid w:val="005352C5"/>
    <w:rsid w:val="00535AC4"/>
    <w:rsid w:val="0054195D"/>
    <w:rsid w:val="00541CA3"/>
    <w:rsid w:val="00541DF2"/>
    <w:rsid w:val="005424CE"/>
    <w:rsid w:val="00542A49"/>
    <w:rsid w:val="0054448F"/>
    <w:rsid w:val="00546246"/>
    <w:rsid w:val="0054650C"/>
    <w:rsid w:val="00550C36"/>
    <w:rsid w:val="0055399A"/>
    <w:rsid w:val="00553E18"/>
    <w:rsid w:val="00557CDC"/>
    <w:rsid w:val="00557FD9"/>
    <w:rsid w:val="00560164"/>
    <w:rsid w:val="00560476"/>
    <w:rsid w:val="00562F7F"/>
    <w:rsid w:val="0056307F"/>
    <w:rsid w:val="00563251"/>
    <w:rsid w:val="00563FD6"/>
    <w:rsid w:val="0056498F"/>
    <w:rsid w:val="00564E51"/>
    <w:rsid w:val="00564FDB"/>
    <w:rsid w:val="00565000"/>
    <w:rsid w:val="005662F6"/>
    <w:rsid w:val="0057075B"/>
    <w:rsid w:val="00570A05"/>
    <w:rsid w:val="005714C3"/>
    <w:rsid w:val="005728F7"/>
    <w:rsid w:val="00572A13"/>
    <w:rsid w:val="00573260"/>
    <w:rsid w:val="005732D9"/>
    <w:rsid w:val="005741F0"/>
    <w:rsid w:val="0057447E"/>
    <w:rsid w:val="00575E12"/>
    <w:rsid w:val="005853E1"/>
    <w:rsid w:val="00587E7E"/>
    <w:rsid w:val="00590DA9"/>
    <w:rsid w:val="005913CF"/>
    <w:rsid w:val="00597BBA"/>
    <w:rsid w:val="005A1F92"/>
    <w:rsid w:val="005A3E70"/>
    <w:rsid w:val="005A54A2"/>
    <w:rsid w:val="005A577F"/>
    <w:rsid w:val="005A6355"/>
    <w:rsid w:val="005A6518"/>
    <w:rsid w:val="005B0200"/>
    <w:rsid w:val="005B0AAE"/>
    <w:rsid w:val="005B1359"/>
    <w:rsid w:val="005B1CAD"/>
    <w:rsid w:val="005B3147"/>
    <w:rsid w:val="005B5D97"/>
    <w:rsid w:val="005C00FE"/>
    <w:rsid w:val="005C027C"/>
    <w:rsid w:val="005C1C13"/>
    <w:rsid w:val="005C582A"/>
    <w:rsid w:val="005C7187"/>
    <w:rsid w:val="005C7481"/>
    <w:rsid w:val="005D6D5E"/>
    <w:rsid w:val="005E21EA"/>
    <w:rsid w:val="005E493B"/>
    <w:rsid w:val="005F02CC"/>
    <w:rsid w:val="005F02D6"/>
    <w:rsid w:val="005F0B8D"/>
    <w:rsid w:val="005F0DCB"/>
    <w:rsid w:val="005F222D"/>
    <w:rsid w:val="005F3C32"/>
    <w:rsid w:val="005F4653"/>
    <w:rsid w:val="005F517F"/>
    <w:rsid w:val="005F6FC7"/>
    <w:rsid w:val="006015F1"/>
    <w:rsid w:val="00601FA0"/>
    <w:rsid w:val="006024BE"/>
    <w:rsid w:val="00605325"/>
    <w:rsid w:val="00607B8C"/>
    <w:rsid w:val="0061294B"/>
    <w:rsid w:val="00612AF1"/>
    <w:rsid w:val="006150F1"/>
    <w:rsid w:val="006158DD"/>
    <w:rsid w:val="00616416"/>
    <w:rsid w:val="006173D2"/>
    <w:rsid w:val="006176BD"/>
    <w:rsid w:val="0062159D"/>
    <w:rsid w:val="00621C6F"/>
    <w:rsid w:val="0062207A"/>
    <w:rsid w:val="00622E55"/>
    <w:rsid w:val="00623B66"/>
    <w:rsid w:val="0062782F"/>
    <w:rsid w:val="00630221"/>
    <w:rsid w:val="00635E02"/>
    <w:rsid w:val="006362AE"/>
    <w:rsid w:val="00636947"/>
    <w:rsid w:val="00636F35"/>
    <w:rsid w:val="006402F0"/>
    <w:rsid w:val="00645735"/>
    <w:rsid w:val="006458A1"/>
    <w:rsid w:val="00647DCD"/>
    <w:rsid w:val="006503B8"/>
    <w:rsid w:val="00652D16"/>
    <w:rsid w:val="00654F8E"/>
    <w:rsid w:val="006608C9"/>
    <w:rsid w:val="00660CC8"/>
    <w:rsid w:val="00662133"/>
    <w:rsid w:val="00662231"/>
    <w:rsid w:val="006624D5"/>
    <w:rsid w:val="00662C20"/>
    <w:rsid w:val="00664098"/>
    <w:rsid w:val="00664C5C"/>
    <w:rsid w:val="006677E5"/>
    <w:rsid w:val="00670843"/>
    <w:rsid w:val="00670AE2"/>
    <w:rsid w:val="00671513"/>
    <w:rsid w:val="006715F5"/>
    <w:rsid w:val="0067324A"/>
    <w:rsid w:val="006735A5"/>
    <w:rsid w:val="006774F0"/>
    <w:rsid w:val="00677C93"/>
    <w:rsid w:val="0068088B"/>
    <w:rsid w:val="00680AEC"/>
    <w:rsid w:val="00680E3B"/>
    <w:rsid w:val="00681AC8"/>
    <w:rsid w:val="00684BB4"/>
    <w:rsid w:val="006873EF"/>
    <w:rsid w:val="00687441"/>
    <w:rsid w:val="00690D1F"/>
    <w:rsid w:val="00693819"/>
    <w:rsid w:val="00695E74"/>
    <w:rsid w:val="00697609"/>
    <w:rsid w:val="006976D5"/>
    <w:rsid w:val="006A1510"/>
    <w:rsid w:val="006A25F0"/>
    <w:rsid w:val="006A4A61"/>
    <w:rsid w:val="006A7D9D"/>
    <w:rsid w:val="006B6A70"/>
    <w:rsid w:val="006B6A82"/>
    <w:rsid w:val="006B741A"/>
    <w:rsid w:val="006C075E"/>
    <w:rsid w:val="006C18E9"/>
    <w:rsid w:val="006C1DEB"/>
    <w:rsid w:val="006C4041"/>
    <w:rsid w:val="006C69F0"/>
    <w:rsid w:val="006C6A43"/>
    <w:rsid w:val="006C763B"/>
    <w:rsid w:val="006C7730"/>
    <w:rsid w:val="006D0F81"/>
    <w:rsid w:val="006D181D"/>
    <w:rsid w:val="006D524F"/>
    <w:rsid w:val="006D53E6"/>
    <w:rsid w:val="006D7AE2"/>
    <w:rsid w:val="006D7D24"/>
    <w:rsid w:val="006E18C0"/>
    <w:rsid w:val="006E1A7B"/>
    <w:rsid w:val="006E3AD2"/>
    <w:rsid w:val="006E4469"/>
    <w:rsid w:val="006E451A"/>
    <w:rsid w:val="006E4BC5"/>
    <w:rsid w:val="006F35B0"/>
    <w:rsid w:val="006F3B00"/>
    <w:rsid w:val="006F6CE4"/>
    <w:rsid w:val="006F70A0"/>
    <w:rsid w:val="006F7AA0"/>
    <w:rsid w:val="007012A2"/>
    <w:rsid w:val="00703ADB"/>
    <w:rsid w:val="00707B4B"/>
    <w:rsid w:val="007106CA"/>
    <w:rsid w:val="00710A3B"/>
    <w:rsid w:val="00711233"/>
    <w:rsid w:val="00713A66"/>
    <w:rsid w:val="00717E75"/>
    <w:rsid w:val="00723476"/>
    <w:rsid w:val="00723F10"/>
    <w:rsid w:val="00724C62"/>
    <w:rsid w:val="00725B1E"/>
    <w:rsid w:val="00726CF5"/>
    <w:rsid w:val="00735B71"/>
    <w:rsid w:val="00737202"/>
    <w:rsid w:val="007373E8"/>
    <w:rsid w:val="00737553"/>
    <w:rsid w:val="00740B23"/>
    <w:rsid w:val="007431FD"/>
    <w:rsid w:val="00744F31"/>
    <w:rsid w:val="00745C60"/>
    <w:rsid w:val="00746AB5"/>
    <w:rsid w:val="00746D57"/>
    <w:rsid w:val="00753059"/>
    <w:rsid w:val="00756F98"/>
    <w:rsid w:val="00757305"/>
    <w:rsid w:val="00761E27"/>
    <w:rsid w:val="0076217D"/>
    <w:rsid w:val="00762E25"/>
    <w:rsid w:val="00763FAA"/>
    <w:rsid w:val="0076491F"/>
    <w:rsid w:val="007652D6"/>
    <w:rsid w:val="00766AF5"/>
    <w:rsid w:val="00767B00"/>
    <w:rsid w:val="00770383"/>
    <w:rsid w:val="00770751"/>
    <w:rsid w:val="00772EB4"/>
    <w:rsid w:val="007732D4"/>
    <w:rsid w:val="00773D7F"/>
    <w:rsid w:val="00774062"/>
    <w:rsid w:val="0077518B"/>
    <w:rsid w:val="00775DB7"/>
    <w:rsid w:val="00776ECC"/>
    <w:rsid w:val="007809A6"/>
    <w:rsid w:val="00780E08"/>
    <w:rsid w:val="007818E4"/>
    <w:rsid w:val="00781DAE"/>
    <w:rsid w:val="0078545D"/>
    <w:rsid w:val="00785FA0"/>
    <w:rsid w:val="00787E08"/>
    <w:rsid w:val="00790838"/>
    <w:rsid w:val="00792AB2"/>
    <w:rsid w:val="00793250"/>
    <w:rsid w:val="007936FE"/>
    <w:rsid w:val="00794B5A"/>
    <w:rsid w:val="007952DA"/>
    <w:rsid w:val="00795402"/>
    <w:rsid w:val="007955D2"/>
    <w:rsid w:val="0079653B"/>
    <w:rsid w:val="00797195"/>
    <w:rsid w:val="0079791B"/>
    <w:rsid w:val="007A0AF5"/>
    <w:rsid w:val="007A0D79"/>
    <w:rsid w:val="007A249D"/>
    <w:rsid w:val="007A2C49"/>
    <w:rsid w:val="007B1562"/>
    <w:rsid w:val="007B1C7E"/>
    <w:rsid w:val="007B1CA5"/>
    <w:rsid w:val="007B222D"/>
    <w:rsid w:val="007B4684"/>
    <w:rsid w:val="007B5087"/>
    <w:rsid w:val="007B56B5"/>
    <w:rsid w:val="007B59AE"/>
    <w:rsid w:val="007C0CA3"/>
    <w:rsid w:val="007C0D4A"/>
    <w:rsid w:val="007C1910"/>
    <w:rsid w:val="007C1AA2"/>
    <w:rsid w:val="007C1FDB"/>
    <w:rsid w:val="007C3171"/>
    <w:rsid w:val="007C3AB0"/>
    <w:rsid w:val="007C74BB"/>
    <w:rsid w:val="007D28B3"/>
    <w:rsid w:val="007D3C92"/>
    <w:rsid w:val="007D47B8"/>
    <w:rsid w:val="007D490D"/>
    <w:rsid w:val="007D4A91"/>
    <w:rsid w:val="007D72AE"/>
    <w:rsid w:val="007D76F1"/>
    <w:rsid w:val="007E2028"/>
    <w:rsid w:val="007E22BD"/>
    <w:rsid w:val="007E2A2C"/>
    <w:rsid w:val="007E746D"/>
    <w:rsid w:val="007E7BDE"/>
    <w:rsid w:val="007F1E03"/>
    <w:rsid w:val="007F35C8"/>
    <w:rsid w:val="007F60AC"/>
    <w:rsid w:val="007F6F32"/>
    <w:rsid w:val="00800D00"/>
    <w:rsid w:val="008035C9"/>
    <w:rsid w:val="00804BE6"/>
    <w:rsid w:val="00813D9F"/>
    <w:rsid w:val="00814886"/>
    <w:rsid w:val="0082025E"/>
    <w:rsid w:val="008209DA"/>
    <w:rsid w:val="008220B8"/>
    <w:rsid w:val="008227C8"/>
    <w:rsid w:val="00822CA2"/>
    <w:rsid w:val="00822F68"/>
    <w:rsid w:val="00825057"/>
    <w:rsid w:val="0083067D"/>
    <w:rsid w:val="00830990"/>
    <w:rsid w:val="0083129B"/>
    <w:rsid w:val="00832AA8"/>
    <w:rsid w:val="008332C5"/>
    <w:rsid w:val="008339F4"/>
    <w:rsid w:val="008344CF"/>
    <w:rsid w:val="008424AE"/>
    <w:rsid w:val="00843058"/>
    <w:rsid w:val="00843226"/>
    <w:rsid w:val="00844158"/>
    <w:rsid w:val="008445E2"/>
    <w:rsid w:val="00846492"/>
    <w:rsid w:val="008471D3"/>
    <w:rsid w:val="00850673"/>
    <w:rsid w:val="00851633"/>
    <w:rsid w:val="008538C1"/>
    <w:rsid w:val="00854455"/>
    <w:rsid w:val="00856EFA"/>
    <w:rsid w:val="00860FE9"/>
    <w:rsid w:val="00862C39"/>
    <w:rsid w:val="00862CE2"/>
    <w:rsid w:val="00862D05"/>
    <w:rsid w:val="008646DF"/>
    <w:rsid w:val="008649F6"/>
    <w:rsid w:val="00864B99"/>
    <w:rsid w:val="00864E1E"/>
    <w:rsid w:val="00865478"/>
    <w:rsid w:val="008666B0"/>
    <w:rsid w:val="0086700F"/>
    <w:rsid w:val="00870809"/>
    <w:rsid w:val="00872194"/>
    <w:rsid w:val="00872C5E"/>
    <w:rsid w:val="0087572F"/>
    <w:rsid w:val="00876070"/>
    <w:rsid w:val="008809C3"/>
    <w:rsid w:val="00881D30"/>
    <w:rsid w:val="00882B80"/>
    <w:rsid w:val="00883E18"/>
    <w:rsid w:val="00884122"/>
    <w:rsid w:val="00884336"/>
    <w:rsid w:val="00890440"/>
    <w:rsid w:val="00890A66"/>
    <w:rsid w:val="008910C1"/>
    <w:rsid w:val="00891543"/>
    <w:rsid w:val="00892D12"/>
    <w:rsid w:val="00897000"/>
    <w:rsid w:val="008A124F"/>
    <w:rsid w:val="008A3221"/>
    <w:rsid w:val="008A795C"/>
    <w:rsid w:val="008B4D66"/>
    <w:rsid w:val="008B5CFC"/>
    <w:rsid w:val="008B66E2"/>
    <w:rsid w:val="008B76BF"/>
    <w:rsid w:val="008C1C49"/>
    <w:rsid w:val="008C3A7E"/>
    <w:rsid w:val="008C409F"/>
    <w:rsid w:val="008C6FFF"/>
    <w:rsid w:val="008C7DD5"/>
    <w:rsid w:val="008D0639"/>
    <w:rsid w:val="008D07E9"/>
    <w:rsid w:val="008D1110"/>
    <w:rsid w:val="008D189A"/>
    <w:rsid w:val="008D2285"/>
    <w:rsid w:val="008D22F0"/>
    <w:rsid w:val="008D45AD"/>
    <w:rsid w:val="008D4BD1"/>
    <w:rsid w:val="008D557E"/>
    <w:rsid w:val="008D7334"/>
    <w:rsid w:val="008E0014"/>
    <w:rsid w:val="008E1C78"/>
    <w:rsid w:val="008E3AE8"/>
    <w:rsid w:val="008E4299"/>
    <w:rsid w:val="008E45B1"/>
    <w:rsid w:val="008E46D5"/>
    <w:rsid w:val="008E4FE2"/>
    <w:rsid w:val="008E6412"/>
    <w:rsid w:val="008E6418"/>
    <w:rsid w:val="008E7292"/>
    <w:rsid w:val="008F0B40"/>
    <w:rsid w:val="009000B5"/>
    <w:rsid w:val="0090016B"/>
    <w:rsid w:val="009068F3"/>
    <w:rsid w:val="00907C31"/>
    <w:rsid w:val="00910F72"/>
    <w:rsid w:val="009115EF"/>
    <w:rsid w:val="00912189"/>
    <w:rsid w:val="00912F68"/>
    <w:rsid w:val="00913153"/>
    <w:rsid w:val="00915659"/>
    <w:rsid w:val="00916BA7"/>
    <w:rsid w:val="009208F2"/>
    <w:rsid w:val="00920973"/>
    <w:rsid w:val="009213CA"/>
    <w:rsid w:val="0092174D"/>
    <w:rsid w:val="00922DBA"/>
    <w:rsid w:val="009237D3"/>
    <w:rsid w:val="009247B9"/>
    <w:rsid w:val="00927E2F"/>
    <w:rsid w:val="00930090"/>
    <w:rsid w:val="009302E8"/>
    <w:rsid w:val="00931375"/>
    <w:rsid w:val="00931A49"/>
    <w:rsid w:val="009344CF"/>
    <w:rsid w:val="009346B9"/>
    <w:rsid w:val="00934D07"/>
    <w:rsid w:val="009410E5"/>
    <w:rsid w:val="00942241"/>
    <w:rsid w:val="00945B54"/>
    <w:rsid w:val="00946930"/>
    <w:rsid w:val="009521CF"/>
    <w:rsid w:val="00952639"/>
    <w:rsid w:val="0095377D"/>
    <w:rsid w:val="009548A2"/>
    <w:rsid w:val="00954E17"/>
    <w:rsid w:val="0095508F"/>
    <w:rsid w:val="009558F4"/>
    <w:rsid w:val="00956317"/>
    <w:rsid w:val="0095778D"/>
    <w:rsid w:val="00961DE1"/>
    <w:rsid w:val="009621DD"/>
    <w:rsid w:val="00964EE0"/>
    <w:rsid w:val="00967AE4"/>
    <w:rsid w:val="00972BFF"/>
    <w:rsid w:val="00977DA5"/>
    <w:rsid w:val="00983B56"/>
    <w:rsid w:val="009847D3"/>
    <w:rsid w:val="00986A08"/>
    <w:rsid w:val="00992CF0"/>
    <w:rsid w:val="00992E47"/>
    <w:rsid w:val="009933EA"/>
    <w:rsid w:val="00993663"/>
    <w:rsid w:val="009959E9"/>
    <w:rsid w:val="0099621E"/>
    <w:rsid w:val="00996827"/>
    <w:rsid w:val="009A1853"/>
    <w:rsid w:val="009A1BDC"/>
    <w:rsid w:val="009A55C3"/>
    <w:rsid w:val="009A7A18"/>
    <w:rsid w:val="009B0014"/>
    <w:rsid w:val="009B20C2"/>
    <w:rsid w:val="009B2A18"/>
    <w:rsid w:val="009B3A1E"/>
    <w:rsid w:val="009B6333"/>
    <w:rsid w:val="009C4BE0"/>
    <w:rsid w:val="009C560D"/>
    <w:rsid w:val="009C610C"/>
    <w:rsid w:val="009C6E47"/>
    <w:rsid w:val="009D2311"/>
    <w:rsid w:val="009D37BD"/>
    <w:rsid w:val="009D4169"/>
    <w:rsid w:val="009D4CCE"/>
    <w:rsid w:val="009D77BA"/>
    <w:rsid w:val="009E07D6"/>
    <w:rsid w:val="009E3B7A"/>
    <w:rsid w:val="009E54E5"/>
    <w:rsid w:val="009E6730"/>
    <w:rsid w:val="009E6831"/>
    <w:rsid w:val="009E7F63"/>
    <w:rsid w:val="009F08C2"/>
    <w:rsid w:val="009F0D08"/>
    <w:rsid w:val="009F14A6"/>
    <w:rsid w:val="009F16BD"/>
    <w:rsid w:val="009F1D3D"/>
    <w:rsid w:val="009F340C"/>
    <w:rsid w:val="009F57D0"/>
    <w:rsid w:val="009F5E5C"/>
    <w:rsid w:val="00A00A14"/>
    <w:rsid w:val="00A02282"/>
    <w:rsid w:val="00A02E7E"/>
    <w:rsid w:val="00A02EBD"/>
    <w:rsid w:val="00A044A2"/>
    <w:rsid w:val="00A051B4"/>
    <w:rsid w:val="00A0618F"/>
    <w:rsid w:val="00A067B7"/>
    <w:rsid w:val="00A07505"/>
    <w:rsid w:val="00A07BDD"/>
    <w:rsid w:val="00A123BF"/>
    <w:rsid w:val="00A13CE0"/>
    <w:rsid w:val="00A1564D"/>
    <w:rsid w:val="00A21420"/>
    <w:rsid w:val="00A23635"/>
    <w:rsid w:val="00A23F3F"/>
    <w:rsid w:val="00A25587"/>
    <w:rsid w:val="00A2686A"/>
    <w:rsid w:val="00A3360F"/>
    <w:rsid w:val="00A33CB6"/>
    <w:rsid w:val="00A347A4"/>
    <w:rsid w:val="00A36B6F"/>
    <w:rsid w:val="00A40C5D"/>
    <w:rsid w:val="00A41F61"/>
    <w:rsid w:val="00A4311C"/>
    <w:rsid w:val="00A440DB"/>
    <w:rsid w:val="00A442B5"/>
    <w:rsid w:val="00A45C71"/>
    <w:rsid w:val="00A46A3D"/>
    <w:rsid w:val="00A50294"/>
    <w:rsid w:val="00A51CDC"/>
    <w:rsid w:val="00A52B74"/>
    <w:rsid w:val="00A53075"/>
    <w:rsid w:val="00A570B1"/>
    <w:rsid w:val="00A577F7"/>
    <w:rsid w:val="00A57B42"/>
    <w:rsid w:val="00A6130C"/>
    <w:rsid w:val="00A628AD"/>
    <w:rsid w:val="00A6292D"/>
    <w:rsid w:val="00A62F7E"/>
    <w:rsid w:val="00A63483"/>
    <w:rsid w:val="00A64220"/>
    <w:rsid w:val="00A64A62"/>
    <w:rsid w:val="00A7006D"/>
    <w:rsid w:val="00A70601"/>
    <w:rsid w:val="00A72704"/>
    <w:rsid w:val="00A739DE"/>
    <w:rsid w:val="00A74B11"/>
    <w:rsid w:val="00A74F75"/>
    <w:rsid w:val="00A75D61"/>
    <w:rsid w:val="00A77B25"/>
    <w:rsid w:val="00A8334B"/>
    <w:rsid w:val="00A83B5C"/>
    <w:rsid w:val="00A84D7A"/>
    <w:rsid w:val="00A90BAF"/>
    <w:rsid w:val="00A93164"/>
    <w:rsid w:val="00A9457F"/>
    <w:rsid w:val="00AA07ED"/>
    <w:rsid w:val="00AA13DD"/>
    <w:rsid w:val="00AA3E5F"/>
    <w:rsid w:val="00AB075F"/>
    <w:rsid w:val="00AB1943"/>
    <w:rsid w:val="00AB3E4B"/>
    <w:rsid w:val="00AB54C7"/>
    <w:rsid w:val="00AB5CCE"/>
    <w:rsid w:val="00AB5F70"/>
    <w:rsid w:val="00AB65CE"/>
    <w:rsid w:val="00AB6DF8"/>
    <w:rsid w:val="00AC2249"/>
    <w:rsid w:val="00AC3D63"/>
    <w:rsid w:val="00AC40BA"/>
    <w:rsid w:val="00AC4BED"/>
    <w:rsid w:val="00AC7D16"/>
    <w:rsid w:val="00AD06C2"/>
    <w:rsid w:val="00AD2C60"/>
    <w:rsid w:val="00AD4B91"/>
    <w:rsid w:val="00AD4BA6"/>
    <w:rsid w:val="00AD583D"/>
    <w:rsid w:val="00AD5D1B"/>
    <w:rsid w:val="00AD6AA2"/>
    <w:rsid w:val="00AD7077"/>
    <w:rsid w:val="00AD7D6E"/>
    <w:rsid w:val="00AD7E2F"/>
    <w:rsid w:val="00AD7FA8"/>
    <w:rsid w:val="00AE1635"/>
    <w:rsid w:val="00AE2BBC"/>
    <w:rsid w:val="00AE480B"/>
    <w:rsid w:val="00AE5092"/>
    <w:rsid w:val="00AE5EA6"/>
    <w:rsid w:val="00AF137E"/>
    <w:rsid w:val="00AF1DE4"/>
    <w:rsid w:val="00AF2261"/>
    <w:rsid w:val="00AF4B14"/>
    <w:rsid w:val="00AF671D"/>
    <w:rsid w:val="00AF702A"/>
    <w:rsid w:val="00B0157E"/>
    <w:rsid w:val="00B01B11"/>
    <w:rsid w:val="00B01B7F"/>
    <w:rsid w:val="00B032FE"/>
    <w:rsid w:val="00B0377E"/>
    <w:rsid w:val="00B0616A"/>
    <w:rsid w:val="00B07905"/>
    <w:rsid w:val="00B101CE"/>
    <w:rsid w:val="00B11782"/>
    <w:rsid w:val="00B11E3D"/>
    <w:rsid w:val="00B15664"/>
    <w:rsid w:val="00B20263"/>
    <w:rsid w:val="00B20ACE"/>
    <w:rsid w:val="00B2195B"/>
    <w:rsid w:val="00B21CE4"/>
    <w:rsid w:val="00B21F08"/>
    <w:rsid w:val="00B22380"/>
    <w:rsid w:val="00B22BE7"/>
    <w:rsid w:val="00B270D3"/>
    <w:rsid w:val="00B3355C"/>
    <w:rsid w:val="00B34B54"/>
    <w:rsid w:val="00B36F23"/>
    <w:rsid w:val="00B3721D"/>
    <w:rsid w:val="00B4010B"/>
    <w:rsid w:val="00B43CE4"/>
    <w:rsid w:val="00B474E3"/>
    <w:rsid w:val="00B4796F"/>
    <w:rsid w:val="00B51FD3"/>
    <w:rsid w:val="00B56182"/>
    <w:rsid w:val="00B562AB"/>
    <w:rsid w:val="00B57F1D"/>
    <w:rsid w:val="00B61216"/>
    <w:rsid w:val="00B62A2F"/>
    <w:rsid w:val="00B63253"/>
    <w:rsid w:val="00B6376F"/>
    <w:rsid w:val="00B63C59"/>
    <w:rsid w:val="00B66434"/>
    <w:rsid w:val="00B66CBF"/>
    <w:rsid w:val="00B706AD"/>
    <w:rsid w:val="00B7110A"/>
    <w:rsid w:val="00B7422F"/>
    <w:rsid w:val="00B746DB"/>
    <w:rsid w:val="00B8398F"/>
    <w:rsid w:val="00B83D67"/>
    <w:rsid w:val="00B84BC6"/>
    <w:rsid w:val="00B85B69"/>
    <w:rsid w:val="00B91CBE"/>
    <w:rsid w:val="00B9348D"/>
    <w:rsid w:val="00B9379D"/>
    <w:rsid w:val="00B93A11"/>
    <w:rsid w:val="00BA015B"/>
    <w:rsid w:val="00BA2318"/>
    <w:rsid w:val="00BA261D"/>
    <w:rsid w:val="00BA32B4"/>
    <w:rsid w:val="00BA3D32"/>
    <w:rsid w:val="00BA5931"/>
    <w:rsid w:val="00BA5A87"/>
    <w:rsid w:val="00BB2367"/>
    <w:rsid w:val="00BB528F"/>
    <w:rsid w:val="00BB5B20"/>
    <w:rsid w:val="00BB5B6C"/>
    <w:rsid w:val="00BB5F2E"/>
    <w:rsid w:val="00BB6FE1"/>
    <w:rsid w:val="00BB7760"/>
    <w:rsid w:val="00BC181C"/>
    <w:rsid w:val="00BC1C7E"/>
    <w:rsid w:val="00BC1C91"/>
    <w:rsid w:val="00BC4ACD"/>
    <w:rsid w:val="00BC5706"/>
    <w:rsid w:val="00BD0782"/>
    <w:rsid w:val="00BD07B5"/>
    <w:rsid w:val="00BD0844"/>
    <w:rsid w:val="00BD16C7"/>
    <w:rsid w:val="00BD17CD"/>
    <w:rsid w:val="00BD1CEF"/>
    <w:rsid w:val="00BD1EC4"/>
    <w:rsid w:val="00BD3DF5"/>
    <w:rsid w:val="00BD4524"/>
    <w:rsid w:val="00BD57E7"/>
    <w:rsid w:val="00BD7D62"/>
    <w:rsid w:val="00BE37D1"/>
    <w:rsid w:val="00BE4013"/>
    <w:rsid w:val="00BF3727"/>
    <w:rsid w:val="00BF3781"/>
    <w:rsid w:val="00BF4B54"/>
    <w:rsid w:val="00BF4FD3"/>
    <w:rsid w:val="00C007D3"/>
    <w:rsid w:val="00C00837"/>
    <w:rsid w:val="00C01FFE"/>
    <w:rsid w:val="00C04446"/>
    <w:rsid w:val="00C044A4"/>
    <w:rsid w:val="00C0554E"/>
    <w:rsid w:val="00C07025"/>
    <w:rsid w:val="00C10103"/>
    <w:rsid w:val="00C15DEF"/>
    <w:rsid w:val="00C17A23"/>
    <w:rsid w:val="00C21A04"/>
    <w:rsid w:val="00C241EC"/>
    <w:rsid w:val="00C258FE"/>
    <w:rsid w:val="00C277BB"/>
    <w:rsid w:val="00C368F3"/>
    <w:rsid w:val="00C40074"/>
    <w:rsid w:val="00C4090A"/>
    <w:rsid w:val="00C40CC9"/>
    <w:rsid w:val="00C40D0B"/>
    <w:rsid w:val="00C42271"/>
    <w:rsid w:val="00C4375A"/>
    <w:rsid w:val="00C44158"/>
    <w:rsid w:val="00C448FA"/>
    <w:rsid w:val="00C4674B"/>
    <w:rsid w:val="00C512F2"/>
    <w:rsid w:val="00C517F8"/>
    <w:rsid w:val="00C52063"/>
    <w:rsid w:val="00C5268B"/>
    <w:rsid w:val="00C529A3"/>
    <w:rsid w:val="00C53562"/>
    <w:rsid w:val="00C54797"/>
    <w:rsid w:val="00C57277"/>
    <w:rsid w:val="00C62323"/>
    <w:rsid w:val="00C63777"/>
    <w:rsid w:val="00C71BD8"/>
    <w:rsid w:val="00C76EC1"/>
    <w:rsid w:val="00C77BC9"/>
    <w:rsid w:val="00C8007D"/>
    <w:rsid w:val="00C80A32"/>
    <w:rsid w:val="00C814E4"/>
    <w:rsid w:val="00C8404D"/>
    <w:rsid w:val="00C912D4"/>
    <w:rsid w:val="00C91C86"/>
    <w:rsid w:val="00C95279"/>
    <w:rsid w:val="00C97E7D"/>
    <w:rsid w:val="00C97EE2"/>
    <w:rsid w:val="00CA0086"/>
    <w:rsid w:val="00CA4427"/>
    <w:rsid w:val="00CA483A"/>
    <w:rsid w:val="00CA6917"/>
    <w:rsid w:val="00CA6DE1"/>
    <w:rsid w:val="00CB1A54"/>
    <w:rsid w:val="00CB507A"/>
    <w:rsid w:val="00CB54E0"/>
    <w:rsid w:val="00CB70E2"/>
    <w:rsid w:val="00CB7DC7"/>
    <w:rsid w:val="00CC1EFB"/>
    <w:rsid w:val="00CC3917"/>
    <w:rsid w:val="00CC6033"/>
    <w:rsid w:val="00CC7A84"/>
    <w:rsid w:val="00CC7DC6"/>
    <w:rsid w:val="00CD1187"/>
    <w:rsid w:val="00CD1F13"/>
    <w:rsid w:val="00CD2D87"/>
    <w:rsid w:val="00CD608D"/>
    <w:rsid w:val="00CD6E8E"/>
    <w:rsid w:val="00CD775F"/>
    <w:rsid w:val="00CD7870"/>
    <w:rsid w:val="00CE157E"/>
    <w:rsid w:val="00CE228F"/>
    <w:rsid w:val="00CE27BA"/>
    <w:rsid w:val="00CE4B8E"/>
    <w:rsid w:val="00CE53B1"/>
    <w:rsid w:val="00CE5C21"/>
    <w:rsid w:val="00CE662F"/>
    <w:rsid w:val="00CE69AB"/>
    <w:rsid w:val="00CE79A4"/>
    <w:rsid w:val="00CE7FCB"/>
    <w:rsid w:val="00CF0B8A"/>
    <w:rsid w:val="00CF4498"/>
    <w:rsid w:val="00CF5F7B"/>
    <w:rsid w:val="00CF6432"/>
    <w:rsid w:val="00CF6776"/>
    <w:rsid w:val="00CF768B"/>
    <w:rsid w:val="00D01FBF"/>
    <w:rsid w:val="00D02028"/>
    <w:rsid w:val="00D06003"/>
    <w:rsid w:val="00D07300"/>
    <w:rsid w:val="00D07B2E"/>
    <w:rsid w:val="00D12CF8"/>
    <w:rsid w:val="00D13D76"/>
    <w:rsid w:val="00D14088"/>
    <w:rsid w:val="00D146C1"/>
    <w:rsid w:val="00D14E16"/>
    <w:rsid w:val="00D16882"/>
    <w:rsid w:val="00D20DD1"/>
    <w:rsid w:val="00D22E73"/>
    <w:rsid w:val="00D26E9F"/>
    <w:rsid w:val="00D30B08"/>
    <w:rsid w:val="00D3161A"/>
    <w:rsid w:val="00D3271E"/>
    <w:rsid w:val="00D34553"/>
    <w:rsid w:val="00D34D8C"/>
    <w:rsid w:val="00D40689"/>
    <w:rsid w:val="00D4093E"/>
    <w:rsid w:val="00D42131"/>
    <w:rsid w:val="00D4319C"/>
    <w:rsid w:val="00D4330B"/>
    <w:rsid w:val="00D4715A"/>
    <w:rsid w:val="00D47956"/>
    <w:rsid w:val="00D47CB7"/>
    <w:rsid w:val="00D55B95"/>
    <w:rsid w:val="00D5749D"/>
    <w:rsid w:val="00D60A7A"/>
    <w:rsid w:val="00D60ABE"/>
    <w:rsid w:val="00D61829"/>
    <w:rsid w:val="00D61BF7"/>
    <w:rsid w:val="00D6487A"/>
    <w:rsid w:val="00D65EF7"/>
    <w:rsid w:val="00D663FC"/>
    <w:rsid w:val="00D66E87"/>
    <w:rsid w:val="00D674F7"/>
    <w:rsid w:val="00D70A91"/>
    <w:rsid w:val="00D73328"/>
    <w:rsid w:val="00D73841"/>
    <w:rsid w:val="00D76102"/>
    <w:rsid w:val="00D80BE7"/>
    <w:rsid w:val="00D80EF2"/>
    <w:rsid w:val="00D8114E"/>
    <w:rsid w:val="00D8227A"/>
    <w:rsid w:val="00D828C7"/>
    <w:rsid w:val="00D83FA7"/>
    <w:rsid w:val="00D91A75"/>
    <w:rsid w:val="00D926FA"/>
    <w:rsid w:val="00D92939"/>
    <w:rsid w:val="00D93364"/>
    <w:rsid w:val="00D938FE"/>
    <w:rsid w:val="00D96032"/>
    <w:rsid w:val="00D96EF6"/>
    <w:rsid w:val="00DA0633"/>
    <w:rsid w:val="00DA2C2C"/>
    <w:rsid w:val="00DA2EB8"/>
    <w:rsid w:val="00DB00F9"/>
    <w:rsid w:val="00DB3952"/>
    <w:rsid w:val="00DB5A34"/>
    <w:rsid w:val="00DB647B"/>
    <w:rsid w:val="00DC1E6E"/>
    <w:rsid w:val="00DC2836"/>
    <w:rsid w:val="00DC2919"/>
    <w:rsid w:val="00DC41F0"/>
    <w:rsid w:val="00DC4964"/>
    <w:rsid w:val="00DC657C"/>
    <w:rsid w:val="00DD3CB9"/>
    <w:rsid w:val="00DD729B"/>
    <w:rsid w:val="00DE0452"/>
    <w:rsid w:val="00DE2F1A"/>
    <w:rsid w:val="00DE7467"/>
    <w:rsid w:val="00DF04BF"/>
    <w:rsid w:val="00DF27CA"/>
    <w:rsid w:val="00DF3C02"/>
    <w:rsid w:val="00DF4A7D"/>
    <w:rsid w:val="00E00047"/>
    <w:rsid w:val="00E009A1"/>
    <w:rsid w:val="00E01092"/>
    <w:rsid w:val="00E01F0D"/>
    <w:rsid w:val="00E02227"/>
    <w:rsid w:val="00E0334E"/>
    <w:rsid w:val="00E07452"/>
    <w:rsid w:val="00E10928"/>
    <w:rsid w:val="00E11691"/>
    <w:rsid w:val="00E11738"/>
    <w:rsid w:val="00E11DED"/>
    <w:rsid w:val="00E13564"/>
    <w:rsid w:val="00E17A38"/>
    <w:rsid w:val="00E20B00"/>
    <w:rsid w:val="00E22AAA"/>
    <w:rsid w:val="00E24A78"/>
    <w:rsid w:val="00E27111"/>
    <w:rsid w:val="00E331CC"/>
    <w:rsid w:val="00E33733"/>
    <w:rsid w:val="00E3450F"/>
    <w:rsid w:val="00E34D6A"/>
    <w:rsid w:val="00E34F9B"/>
    <w:rsid w:val="00E3534D"/>
    <w:rsid w:val="00E35B0F"/>
    <w:rsid w:val="00E36998"/>
    <w:rsid w:val="00E405A0"/>
    <w:rsid w:val="00E40D2A"/>
    <w:rsid w:val="00E42F72"/>
    <w:rsid w:val="00E43F6A"/>
    <w:rsid w:val="00E44DCC"/>
    <w:rsid w:val="00E45851"/>
    <w:rsid w:val="00E47302"/>
    <w:rsid w:val="00E47907"/>
    <w:rsid w:val="00E5090A"/>
    <w:rsid w:val="00E50ACB"/>
    <w:rsid w:val="00E51973"/>
    <w:rsid w:val="00E51BFA"/>
    <w:rsid w:val="00E55DF4"/>
    <w:rsid w:val="00E56170"/>
    <w:rsid w:val="00E6096C"/>
    <w:rsid w:val="00E62D4D"/>
    <w:rsid w:val="00E63A7B"/>
    <w:rsid w:val="00E65299"/>
    <w:rsid w:val="00E652D7"/>
    <w:rsid w:val="00E67307"/>
    <w:rsid w:val="00E67D0E"/>
    <w:rsid w:val="00E723B9"/>
    <w:rsid w:val="00E7684D"/>
    <w:rsid w:val="00E7756A"/>
    <w:rsid w:val="00E77B85"/>
    <w:rsid w:val="00E81537"/>
    <w:rsid w:val="00E85D3F"/>
    <w:rsid w:val="00E863C3"/>
    <w:rsid w:val="00E872EE"/>
    <w:rsid w:val="00E91404"/>
    <w:rsid w:val="00E940E6"/>
    <w:rsid w:val="00E974F5"/>
    <w:rsid w:val="00EA2220"/>
    <w:rsid w:val="00EA2942"/>
    <w:rsid w:val="00EA4BE9"/>
    <w:rsid w:val="00EA68D0"/>
    <w:rsid w:val="00EA75B5"/>
    <w:rsid w:val="00EA782D"/>
    <w:rsid w:val="00EB0969"/>
    <w:rsid w:val="00EB4C3F"/>
    <w:rsid w:val="00EB5231"/>
    <w:rsid w:val="00EB52BA"/>
    <w:rsid w:val="00EB62BE"/>
    <w:rsid w:val="00EB7006"/>
    <w:rsid w:val="00EB7703"/>
    <w:rsid w:val="00EC18EC"/>
    <w:rsid w:val="00EC27AF"/>
    <w:rsid w:val="00EC2DC8"/>
    <w:rsid w:val="00EC4565"/>
    <w:rsid w:val="00EC784C"/>
    <w:rsid w:val="00ED10F6"/>
    <w:rsid w:val="00ED3A18"/>
    <w:rsid w:val="00ED4025"/>
    <w:rsid w:val="00ED46ED"/>
    <w:rsid w:val="00ED4F34"/>
    <w:rsid w:val="00EE0C7D"/>
    <w:rsid w:val="00EE340A"/>
    <w:rsid w:val="00EE4C62"/>
    <w:rsid w:val="00EE5BAB"/>
    <w:rsid w:val="00EE6103"/>
    <w:rsid w:val="00EE67B9"/>
    <w:rsid w:val="00EE722C"/>
    <w:rsid w:val="00EE77C6"/>
    <w:rsid w:val="00EF1724"/>
    <w:rsid w:val="00EF289C"/>
    <w:rsid w:val="00EF54D1"/>
    <w:rsid w:val="00EF6673"/>
    <w:rsid w:val="00EF6EF4"/>
    <w:rsid w:val="00EF7670"/>
    <w:rsid w:val="00F00146"/>
    <w:rsid w:val="00F01290"/>
    <w:rsid w:val="00F03914"/>
    <w:rsid w:val="00F03C7A"/>
    <w:rsid w:val="00F10A47"/>
    <w:rsid w:val="00F140A1"/>
    <w:rsid w:val="00F14609"/>
    <w:rsid w:val="00F17731"/>
    <w:rsid w:val="00F2079C"/>
    <w:rsid w:val="00F25633"/>
    <w:rsid w:val="00F33E13"/>
    <w:rsid w:val="00F3572E"/>
    <w:rsid w:val="00F35E93"/>
    <w:rsid w:val="00F374F1"/>
    <w:rsid w:val="00F40182"/>
    <w:rsid w:val="00F4052E"/>
    <w:rsid w:val="00F418C2"/>
    <w:rsid w:val="00F43E66"/>
    <w:rsid w:val="00F529B4"/>
    <w:rsid w:val="00F546E1"/>
    <w:rsid w:val="00F555E0"/>
    <w:rsid w:val="00F56606"/>
    <w:rsid w:val="00F567E5"/>
    <w:rsid w:val="00F57C68"/>
    <w:rsid w:val="00F57FA4"/>
    <w:rsid w:val="00F609BE"/>
    <w:rsid w:val="00F60FCA"/>
    <w:rsid w:val="00F610D4"/>
    <w:rsid w:val="00F62200"/>
    <w:rsid w:val="00F64BF2"/>
    <w:rsid w:val="00F6630A"/>
    <w:rsid w:val="00F67F36"/>
    <w:rsid w:val="00F75794"/>
    <w:rsid w:val="00F76D68"/>
    <w:rsid w:val="00F81939"/>
    <w:rsid w:val="00F835D8"/>
    <w:rsid w:val="00F83AC6"/>
    <w:rsid w:val="00F8408C"/>
    <w:rsid w:val="00F840F2"/>
    <w:rsid w:val="00F84499"/>
    <w:rsid w:val="00F8484C"/>
    <w:rsid w:val="00F87E66"/>
    <w:rsid w:val="00F916A0"/>
    <w:rsid w:val="00F923C1"/>
    <w:rsid w:val="00F933CD"/>
    <w:rsid w:val="00F9431E"/>
    <w:rsid w:val="00F951DF"/>
    <w:rsid w:val="00F978AC"/>
    <w:rsid w:val="00F97F5B"/>
    <w:rsid w:val="00FA178F"/>
    <w:rsid w:val="00FA44D3"/>
    <w:rsid w:val="00FA78DE"/>
    <w:rsid w:val="00FA7D95"/>
    <w:rsid w:val="00FB5249"/>
    <w:rsid w:val="00FB5C03"/>
    <w:rsid w:val="00FB7711"/>
    <w:rsid w:val="00FB7ABE"/>
    <w:rsid w:val="00FC159F"/>
    <w:rsid w:val="00FC2715"/>
    <w:rsid w:val="00FC2B66"/>
    <w:rsid w:val="00FC42BC"/>
    <w:rsid w:val="00FC5E88"/>
    <w:rsid w:val="00FC696F"/>
    <w:rsid w:val="00FD0419"/>
    <w:rsid w:val="00FD131E"/>
    <w:rsid w:val="00FD3E25"/>
    <w:rsid w:val="00FD7097"/>
    <w:rsid w:val="00FD79D2"/>
    <w:rsid w:val="00FD7A02"/>
    <w:rsid w:val="00FD7A45"/>
    <w:rsid w:val="00FE067C"/>
    <w:rsid w:val="00FE265C"/>
    <w:rsid w:val="00FE41CF"/>
    <w:rsid w:val="00FF041B"/>
    <w:rsid w:val="00FF0FFC"/>
    <w:rsid w:val="00FF1B60"/>
    <w:rsid w:val="00FF5263"/>
    <w:rsid w:val="00FF5F7D"/>
    <w:rsid w:val="00FF675D"/>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8CD1550"/>
  <w15:docId w15:val="{EDF1156B-4220-4941-A342-402B06CCC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AB3"/>
    <w:rPr>
      <w:sz w:val="24"/>
      <w:szCs w:val="24"/>
    </w:rPr>
  </w:style>
  <w:style w:type="paragraph" w:styleId="Heading1">
    <w:name w:val="heading 1"/>
    <w:basedOn w:val="Normal"/>
    <w:next w:val="Normal"/>
    <w:link w:val="Heading1Char"/>
    <w:uiPriority w:val="9"/>
    <w:qFormat/>
    <w:rsid w:val="006150F1"/>
    <w:pPr>
      <w:keepNext/>
      <w:keepLines/>
      <w:spacing w:before="240"/>
      <w:ind w:left="72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150F1"/>
    <w:pPr>
      <w:keepNext/>
      <w:keepLines/>
      <w:spacing w:before="40"/>
      <w:ind w:left="72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150F1"/>
    <w:pPr>
      <w:keepNext/>
      <w:keepLines/>
      <w:spacing w:before="40"/>
      <w:ind w:left="72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0633D1"/>
    <w:pPr>
      <w:keepNext/>
      <w:keepLines/>
      <w:spacing w:before="40"/>
      <w:ind w:left="72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0633D1"/>
    <w:pPr>
      <w:keepNext/>
      <w:keepLines/>
      <w:spacing w:before="40"/>
      <w:ind w:left="72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170EFA"/>
    <w:rPr>
      <w:rFonts w:ascii="Lucida Grande" w:hAnsi="Lucida Grande"/>
    </w:rPr>
  </w:style>
  <w:style w:type="character" w:customStyle="1" w:styleId="DocumentMapChar">
    <w:name w:val="Document Map Char"/>
    <w:basedOn w:val="DefaultParagraphFont"/>
    <w:link w:val="DocumentMap"/>
    <w:uiPriority w:val="99"/>
    <w:semiHidden/>
    <w:rsid w:val="00170EFA"/>
    <w:rPr>
      <w:rFonts w:ascii="Lucida Grande" w:hAnsi="Lucida Grande"/>
      <w:sz w:val="24"/>
      <w:szCs w:val="24"/>
    </w:rPr>
  </w:style>
  <w:style w:type="paragraph" w:styleId="Header">
    <w:name w:val="header"/>
    <w:basedOn w:val="Normal"/>
    <w:link w:val="HeaderChar"/>
    <w:uiPriority w:val="99"/>
    <w:unhideWhenUsed/>
    <w:rsid w:val="00AF671D"/>
    <w:pPr>
      <w:tabs>
        <w:tab w:val="center" w:pos="4320"/>
        <w:tab w:val="right" w:pos="8640"/>
      </w:tabs>
    </w:pPr>
  </w:style>
  <w:style w:type="character" w:customStyle="1" w:styleId="HeaderChar">
    <w:name w:val="Header Char"/>
    <w:basedOn w:val="DefaultParagraphFont"/>
    <w:link w:val="Header"/>
    <w:uiPriority w:val="99"/>
    <w:rsid w:val="00AF671D"/>
    <w:rPr>
      <w:sz w:val="24"/>
      <w:szCs w:val="24"/>
    </w:rPr>
  </w:style>
  <w:style w:type="paragraph" w:styleId="Footer">
    <w:name w:val="footer"/>
    <w:basedOn w:val="Normal"/>
    <w:link w:val="FooterChar"/>
    <w:uiPriority w:val="99"/>
    <w:unhideWhenUsed/>
    <w:rsid w:val="00AF671D"/>
    <w:pPr>
      <w:tabs>
        <w:tab w:val="center" w:pos="4320"/>
        <w:tab w:val="right" w:pos="8640"/>
      </w:tabs>
    </w:pPr>
  </w:style>
  <w:style w:type="character" w:customStyle="1" w:styleId="FooterChar">
    <w:name w:val="Footer Char"/>
    <w:basedOn w:val="DefaultParagraphFont"/>
    <w:link w:val="Footer"/>
    <w:uiPriority w:val="99"/>
    <w:rsid w:val="00AF671D"/>
    <w:rPr>
      <w:sz w:val="24"/>
      <w:szCs w:val="24"/>
    </w:rPr>
  </w:style>
  <w:style w:type="paragraph" w:styleId="BalloonText">
    <w:name w:val="Balloon Text"/>
    <w:basedOn w:val="Normal"/>
    <w:link w:val="BalloonTextChar"/>
    <w:uiPriority w:val="99"/>
    <w:semiHidden/>
    <w:unhideWhenUsed/>
    <w:rsid w:val="007B222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222D"/>
    <w:rPr>
      <w:rFonts w:ascii="Segoe UI" w:hAnsi="Segoe UI" w:cs="Segoe UI"/>
      <w:sz w:val="18"/>
      <w:szCs w:val="18"/>
    </w:rPr>
  </w:style>
  <w:style w:type="character" w:customStyle="1" w:styleId="Heading1Char">
    <w:name w:val="Heading 1 Char"/>
    <w:basedOn w:val="DefaultParagraphFont"/>
    <w:link w:val="Heading1"/>
    <w:uiPriority w:val="9"/>
    <w:rsid w:val="006150F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22F68"/>
    <w:pPr>
      <w:spacing w:line="259" w:lineRule="auto"/>
      <w:outlineLvl w:val="9"/>
    </w:pPr>
  </w:style>
  <w:style w:type="paragraph" w:styleId="TOC1">
    <w:name w:val="toc 1"/>
    <w:basedOn w:val="Normal"/>
    <w:next w:val="Normal"/>
    <w:autoRedefine/>
    <w:uiPriority w:val="39"/>
    <w:unhideWhenUsed/>
    <w:rsid w:val="00822F68"/>
    <w:pPr>
      <w:spacing w:after="100"/>
    </w:pPr>
  </w:style>
  <w:style w:type="character" w:styleId="Hyperlink">
    <w:name w:val="Hyperlink"/>
    <w:basedOn w:val="DefaultParagraphFont"/>
    <w:uiPriority w:val="99"/>
    <w:unhideWhenUsed/>
    <w:rsid w:val="00822F68"/>
    <w:rPr>
      <w:color w:val="0000FF" w:themeColor="hyperlink"/>
      <w:u w:val="single"/>
    </w:rPr>
  </w:style>
  <w:style w:type="character" w:customStyle="1" w:styleId="Heading2Char">
    <w:name w:val="Heading 2 Char"/>
    <w:basedOn w:val="DefaultParagraphFont"/>
    <w:link w:val="Heading2"/>
    <w:uiPriority w:val="9"/>
    <w:rsid w:val="006150F1"/>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202A7F"/>
    <w:pPr>
      <w:spacing w:after="100"/>
      <w:ind w:left="240"/>
    </w:pPr>
  </w:style>
  <w:style w:type="paragraph" w:styleId="ListParagraph">
    <w:name w:val="List Paragraph"/>
    <w:basedOn w:val="Normal"/>
    <w:uiPriority w:val="34"/>
    <w:qFormat/>
    <w:rsid w:val="00930090"/>
    <w:pPr>
      <w:ind w:left="720"/>
      <w:contextualSpacing/>
    </w:pPr>
  </w:style>
  <w:style w:type="character" w:customStyle="1" w:styleId="Heading3Char">
    <w:name w:val="Heading 3 Char"/>
    <w:basedOn w:val="DefaultParagraphFont"/>
    <w:link w:val="Heading3"/>
    <w:uiPriority w:val="9"/>
    <w:rsid w:val="006150F1"/>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8B5CFC"/>
    <w:pPr>
      <w:spacing w:after="100"/>
      <w:ind w:left="480"/>
    </w:pPr>
  </w:style>
  <w:style w:type="character" w:customStyle="1" w:styleId="Heading4Char">
    <w:name w:val="Heading 4 Char"/>
    <w:basedOn w:val="DefaultParagraphFont"/>
    <w:link w:val="Heading4"/>
    <w:uiPriority w:val="9"/>
    <w:rsid w:val="000633D1"/>
    <w:rPr>
      <w:rFonts w:asciiTheme="majorHAnsi" w:eastAsiaTheme="majorEastAsia" w:hAnsiTheme="majorHAnsi" w:cstheme="majorBidi"/>
      <w:i/>
      <w:iCs/>
      <w:color w:val="365F91" w:themeColor="accent1" w:themeShade="BF"/>
      <w:sz w:val="24"/>
      <w:szCs w:val="24"/>
    </w:rPr>
  </w:style>
  <w:style w:type="character" w:customStyle="1" w:styleId="UnresolvedMention1">
    <w:name w:val="Unresolved Mention1"/>
    <w:basedOn w:val="DefaultParagraphFont"/>
    <w:uiPriority w:val="99"/>
    <w:semiHidden/>
    <w:unhideWhenUsed/>
    <w:rsid w:val="00EE0C7D"/>
    <w:rPr>
      <w:color w:val="605E5C"/>
      <w:shd w:val="clear" w:color="auto" w:fill="E1DFDD"/>
    </w:rPr>
  </w:style>
  <w:style w:type="character" w:styleId="CommentReference">
    <w:name w:val="annotation reference"/>
    <w:basedOn w:val="DefaultParagraphFont"/>
    <w:uiPriority w:val="99"/>
    <w:semiHidden/>
    <w:unhideWhenUsed/>
    <w:rsid w:val="00E33733"/>
    <w:rPr>
      <w:sz w:val="16"/>
      <w:szCs w:val="16"/>
    </w:rPr>
  </w:style>
  <w:style w:type="paragraph" w:styleId="CommentText">
    <w:name w:val="annotation text"/>
    <w:basedOn w:val="Normal"/>
    <w:link w:val="CommentTextChar"/>
    <w:uiPriority w:val="99"/>
    <w:semiHidden/>
    <w:unhideWhenUsed/>
    <w:rsid w:val="00E33733"/>
    <w:rPr>
      <w:sz w:val="20"/>
      <w:szCs w:val="20"/>
    </w:rPr>
  </w:style>
  <w:style w:type="character" w:customStyle="1" w:styleId="CommentTextChar">
    <w:name w:val="Comment Text Char"/>
    <w:basedOn w:val="DefaultParagraphFont"/>
    <w:link w:val="CommentText"/>
    <w:uiPriority w:val="99"/>
    <w:semiHidden/>
    <w:rsid w:val="00E33733"/>
  </w:style>
  <w:style w:type="paragraph" w:styleId="CommentSubject">
    <w:name w:val="annotation subject"/>
    <w:basedOn w:val="CommentText"/>
    <w:next w:val="CommentText"/>
    <w:link w:val="CommentSubjectChar"/>
    <w:uiPriority w:val="99"/>
    <w:semiHidden/>
    <w:unhideWhenUsed/>
    <w:rsid w:val="00E33733"/>
    <w:rPr>
      <w:b/>
      <w:bCs/>
    </w:rPr>
  </w:style>
  <w:style w:type="character" w:customStyle="1" w:styleId="CommentSubjectChar">
    <w:name w:val="Comment Subject Char"/>
    <w:basedOn w:val="CommentTextChar"/>
    <w:link w:val="CommentSubject"/>
    <w:uiPriority w:val="99"/>
    <w:semiHidden/>
    <w:rsid w:val="00E33733"/>
    <w:rPr>
      <w:b/>
      <w:bCs/>
    </w:rPr>
  </w:style>
  <w:style w:type="paragraph" w:styleId="Revision">
    <w:name w:val="Revision"/>
    <w:hidden/>
    <w:uiPriority w:val="99"/>
    <w:semiHidden/>
    <w:rsid w:val="00772EB4"/>
    <w:rPr>
      <w:sz w:val="24"/>
      <w:szCs w:val="24"/>
    </w:rPr>
  </w:style>
  <w:style w:type="character" w:customStyle="1" w:styleId="Heading5Char">
    <w:name w:val="Heading 5 Char"/>
    <w:basedOn w:val="DefaultParagraphFont"/>
    <w:link w:val="Heading5"/>
    <w:uiPriority w:val="9"/>
    <w:rsid w:val="000633D1"/>
    <w:rPr>
      <w:rFonts w:asciiTheme="majorHAnsi" w:eastAsiaTheme="majorEastAsia" w:hAnsiTheme="majorHAnsi" w:cstheme="majorBidi"/>
      <w:color w:val="365F91" w:themeColor="accent1" w:themeShade="BF"/>
      <w:sz w:val="24"/>
      <w:szCs w:val="24"/>
    </w:rPr>
  </w:style>
  <w:style w:type="paragraph" w:styleId="Caption">
    <w:name w:val="caption"/>
    <w:basedOn w:val="Normal"/>
    <w:next w:val="Normal"/>
    <w:uiPriority w:val="35"/>
    <w:unhideWhenUsed/>
    <w:qFormat/>
    <w:rsid w:val="00BC4ACD"/>
    <w:pPr>
      <w:spacing w:after="200"/>
    </w:pPr>
    <w:rPr>
      <w:i/>
      <w:iCs/>
      <w:color w:val="1F497D" w:themeColor="text2"/>
      <w:sz w:val="18"/>
      <w:szCs w:val="18"/>
    </w:rPr>
  </w:style>
  <w:style w:type="character" w:customStyle="1" w:styleId="normaltextrun">
    <w:name w:val="normaltextrun"/>
    <w:basedOn w:val="DefaultParagraphFont"/>
    <w:rsid w:val="00A0618F"/>
  </w:style>
  <w:style w:type="character" w:customStyle="1" w:styleId="spellingerror">
    <w:name w:val="spellingerror"/>
    <w:basedOn w:val="DefaultParagraphFont"/>
    <w:rsid w:val="00A0618F"/>
  </w:style>
  <w:style w:type="paragraph" w:customStyle="1" w:styleId="paragraph">
    <w:name w:val="paragraph"/>
    <w:basedOn w:val="Normal"/>
    <w:rsid w:val="00D20DD1"/>
    <w:pPr>
      <w:spacing w:before="100" w:beforeAutospacing="1" w:after="100" w:afterAutospacing="1"/>
    </w:pPr>
    <w:rPr>
      <w:rFonts w:ascii="宋体" w:eastAsia="宋体" w:hAnsi="宋体" w:cs="宋体"/>
      <w:lang w:eastAsia="zh-CN"/>
    </w:rPr>
  </w:style>
  <w:style w:type="character" w:styleId="FollowedHyperlink">
    <w:name w:val="FollowedHyperlink"/>
    <w:basedOn w:val="DefaultParagraphFont"/>
    <w:uiPriority w:val="99"/>
    <w:semiHidden/>
    <w:unhideWhenUsed/>
    <w:rsid w:val="00D20DD1"/>
    <w:rPr>
      <w:color w:val="800080" w:themeColor="followedHyperlink"/>
      <w:u w:val="single"/>
    </w:rPr>
  </w:style>
  <w:style w:type="character" w:styleId="UnresolvedMention">
    <w:name w:val="Unresolved Mention"/>
    <w:basedOn w:val="DefaultParagraphFont"/>
    <w:uiPriority w:val="99"/>
    <w:semiHidden/>
    <w:unhideWhenUsed/>
    <w:rsid w:val="00BF37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296495">
      <w:bodyDiv w:val="1"/>
      <w:marLeft w:val="0"/>
      <w:marRight w:val="0"/>
      <w:marTop w:val="0"/>
      <w:marBottom w:val="0"/>
      <w:divBdr>
        <w:top w:val="none" w:sz="0" w:space="0" w:color="auto"/>
        <w:left w:val="none" w:sz="0" w:space="0" w:color="auto"/>
        <w:bottom w:val="none" w:sz="0" w:space="0" w:color="auto"/>
        <w:right w:val="none" w:sz="0" w:space="0" w:color="auto"/>
      </w:divBdr>
      <w:divsChild>
        <w:div w:id="1015613010">
          <w:marLeft w:val="432"/>
          <w:marRight w:val="0"/>
          <w:marTop w:val="360"/>
          <w:marBottom w:val="0"/>
          <w:divBdr>
            <w:top w:val="none" w:sz="0" w:space="0" w:color="auto"/>
            <w:left w:val="none" w:sz="0" w:space="0" w:color="auto"/>
            <w:bottom w:val="none" w:sz="0" w:space="0" w:color="auto"/>
            <w:right w:val="none" w:sz="0" w:space="0" w:color="auto"/>
          </w:divBdr>
        </w:div>
      </w:divsChild>
    </w:div>
    <w:div w:id="237903028">
      <w:bodyDiv w:val="1"/>
      <w:marLeft w:val="0"/>
      <w:marRight w:val="0"/>
      <w:marTop w:val="0"/>
      <w:marBottom w:val="0"/>
      <w:divBdr>
        <w:top w:val="none" w:sz="0" w:space="0" w:color="auto"/>
        <w:left w:val="none" w:sz="0" w:space="0" w:color="auto"/>
        <w:bottom w:val="none" w:sz="0" w:space="0" w:color="auto"/>
        <w:right w:val="none" w:sz="0" w:space="0" w:color="auto"/>
      </w:divBdr>
    </w:div>
    <w:div w:id="712922889">
      <w:bodyDiv w:val="1"/>
      <w:marLeft w:val="0"/>
      <w:marRight w:val="0"/>
      <w:marTop w:val="0"/>
      <w:marBottom w:val="0"/>
      <w:divBdr>
        <w:top w:val="none" w:sz="0" w:space="0" w:color="auto"/>
        <w:left w:val="none" w:sz="0" w:space="0" w:color="auto"/>
        <w:bottom w:val="none" w:sz="0" w:space="0" w:color="auto"/>
        <w:right w:val="none" w:sz="0" w:space="0" w:color="auto"/>
      </w:divBdr>
      <w:divsChild>
        <w:div w:id="1665085032">
          <w:marLeft w:val="432"/>
          <w:marRight w:val="0"/>
          <w:marTop w:val="360"/>
          <w:marBottom w:val="0"/>
          <w:divBdr>
            <w:top w:val="none" w:sz="0" w:space="0" w:color="auto"/>
            <w:left w:val="none" w:sz="0" w:space="0" w:color="auto"/>
            <w:bottom w:val="none" w:sz="0" w:space="0" w:color="auto"/>
            <w:right w:val="none" w:sz="0" w:space="0" w:color="auto"/>
          </w:divBdr>
        </w:div>
        <w:div w:id="157961465">
          <w:marLeft w:val="432"/>
          <w:marRight w:val="0"/>
          <w:marTop w:val="360"/>
          <w:marBottom w:val="0"/>
          <w:divBdr>
            <w:top w:val="none" w:sz="0" w:space="0" w:color="auto"/>
            <w:left w:val="none" w:sz="0" w:space="0" w:color="auto"/>
            <w:bottom w:val="none" w:sz="0" w:space="0" w:color="auto"/>
            <w:right w:val="none" w:sz="0" w:space="0" w:color="auto"/>
          </w:divBdr>
        </w:div>
        <w:div w:id="1356034817">
          <w:marLeft w:val="432"/>
          <w:marRight w:val="0"/>
          <w:marTop w:val="360"/>
          <w:marBottom w:val="0"/>
          <w:divBdr>
            <w:top w:val="none" w:sz="0" w:space="0" w:color="auto"/>
            <w:left w:val="none" w:sz="0" w:space="0" w:color="auto"/>
            <w:bottom w:val="none" w:sz="0" w:space="0" w:color="auto"/>
            <w:right w:val="none" w:sz="0" w:space="0" w:color="auto"/>
          </w:divBdr>
        </w:div>
      </w:divsChild>
    </w:div>
    <w:div w:id="1028750108">
      <w:bodyDiv w:val="1"/>
      <w:marLeft w:val="0"/>
      <w:marRight w:val="0"/>
      <w:marTop w:val="0"/>
      <w:marBottom w:val="0"/>
      <w:divBdr>
        <w:top w:val="none" w:sz="0" w:space="0" w:color="auto"/>
        <w:left w:val="none" w:sz="0" w:space="0" w:color="auto"/>
        <w:bottom w:val="none" w:sz="0" w:space="0" w:color="auto"/>
        <w:right w:val="none" w:sz="0" w:space="0" w:color="auto"/>
      </w:divBdr>
      <w:divsChild>
        <w:div w:id="2022272417">
          <w:marLeft w:val="432"/>
          <w:marRight w:val="0"/>
          <w:marTop w:val="360"/>
          <w:marBottom w:val="0"/>
          <w:divBdr>
            <w:top w:val="none" w:sz="0" w:space="0" w:color="auto"/>
            <w:left w:val="none" w:sz="0" w:space="0" w:color="auto"/>
            <w:bottom w:val="none" w:sz="0" w:space="0" w:color="auto"/>
            <w:right w:val="none" w:sz="0" w:space="0" w:color="auto"/>
          </w:divBdr>
        </w:div>
        <w:div w:id="624432918">
          <w:marLeft w:val="432"/>
          <w:marRight w:val="0"/>
          <w:marTop w:val="360"/>
          <w:marBottom w:val="0"/>
          <w:divBdr>
            <w:top w:val="none" w:sz="0" w:space="0" w:color="auto"/>
            <w:left w:val="none" w:sz="0" w:space="0" w:color="auto"/>
            <w:bottom w:val="none" w:sz="0" w:space="0" w:color="auto"/>
            <w:right w:val="none" w:sz="0" w:space="0" w:color="auto"/>
          </w:divBdr>
        </w:div>
      </w:divsChild>
    </w:div>
    <w:div w:id="1415004970">
      <w:bodyDiv w:val="1"/>
      <w:marLeft w:val="0"/>
      <w:marRight w:val="0"/>
      <w:marTop w:val="0"/>
      <w:marBottom w:val="0"/>
      <w:divBdr>
        <w:top w:val="none" w:sz="0" w:space="0" w:color="auto"/>
        <w:left w:val="none" w:sz="0" w:space="0" w:color="auto"/>
        <w:bottom w:val="none" w:sz="0" w:space="0" w:color="auto"/>
        <w:right w:val="none" w:sz="0" w:space="0" w:color="auto"/>
      </w:divBdr>
      <w:divsChild>
        <w:div w:id="81075609">
          <w:marLeft w:val="432"/>
          <w:marRight w:val="0"/>
          <w:marTop w:val="360"/>
          <w:marBottom w:val="0"/>
          <w:divBdr>
            <w:top w:val="none" w:sz="0" w:space="0" w:color="auto"/>
            <w:left w:val="none" w:sz="0" w:space="0" w:color="auto"/>
            <w:bottom w:val="none" w:sz="0" w:space="0" w:color="auto"/>
            <w:right w:val="none" w:sz="0" w:space="0" w:color="auto"/>
          </w:divBdr>
        </w:div>
        <w:div w:id="2054117695">
          <w:marLeft w:val="432"/>
          <w:marRight w:val="0"/>
          <w:marTop w:val="360"/>
          <w:marBottom w:val="0"/>
          <w:divBdr>
            <w:top w:val="none" w:sz="0" w:space="0" w:color="auto"/>
            <w:left w:val="none" w:sz="0" w:space="0" w:color="auto"/>
            <w:bottom w:val="none" w:sz="0" w:space="0" w:color="auto"/>
            <w:right w:val="none" w:sz="0" w:space="0" w:color="auto"/>
          </w:divBdr>
        </w:div>
        <w:div w:id="911087356">
          <w:marLeft w:val="432"/>
          <w:marRight w:val="0"/>
          <w:marTop w:val="360"/>
          <w:marBottom w:val="0"/>
          <w:divBdr>
            <w:top w:val="none" w:sz="0" w:space="0" w:color="auto"/>
            <w:left w:val="none" w:sz="0" w:space="0" w:color="auto"/>
            <w:bottom w:val="none" w:sz="0" w:space="0" w:color="auto"/>
            <w:right w:val="none" w:sz="0" w:space="0" w:color="auto"/>
          </w:divBdr>
        </w:div>
      </w:divsChild>
    </w:div>
    <w:div w:id="189801172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assetstore.unity.com/packages/3d/environments/urban/european-cartoon-city-12591"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rxiv.org/abs/1712.01815" TargetMode="External"/><Relationship Id="rId34" Type="http://schemas.openxmlformats.org/officeDocument/2006/relationships/hyperlink" Target="https://assetstore.unity.com/packages/3d/environments/fantasy/hand-painted-forest-zugrand-42897"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blogs.unity3d.com/2018/10/02/puppo-the-corgi-cuteness-overload-with-the-unity-ml-agents-toolkit/?_ga=2.268135113.654368819.1540749958-630411105.1536294885/" TargetMode="External"/><Relationship Id="rId33" Type="http://schemas.openxmlformats.org/officeDocument/2006/relationships/hyperlink" Target="https://assetstore.unity.com/packages/3d/vehicles/simple-vehicle-pack-107170"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deepmind.com/research/alphago/" TargetMode="External"/><Relationship Id="rId29" Type="http://schemas.openxmlformats.org/officeDocument/2006/relationships/hyperlink" Target="https://assetstore.unity.com/packages/3d/environments/urban/simple-town-cartoon-assets-435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yperlink" Target="https://unity.com/" TargetMode="External"/><Relationship Id="rId32" Type="http://schemas.openxmlformats.org/officeDocument/2006/relationships/hyperlink" Target="https://assetstore.unity.com/packages/3d/environments/urban/poly-style-city-pack-98033"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dataforth.com/introduction-to-pid-control.aspx" TargetMode="External"/><Relationship Id="rId28" Type="http://schemas.openxmlformats.org/officeDocument/2006/relationships/hyperlink" Target="https://assetstore.unity.com/packages/2d/textures-materials/sky/skybox-volume-2-nebula-3392" TargetMode="External"/><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hyperlink" Target="https://gdpr-info.eu/art-9-gdpr/" TargetMode="External"/><Relationship Id="rId31" Type="http://schemas.openxmlformats.org/officeDocument/2006/relationships/hyperlink" Target="https://assetstore.unity.com/packages/3d/environments/urban/simple-town-pack-91947"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www.geforce.com/hardware/technology/physx/technology" TargetMode="External"/><Relationship Id="rId27" Type="http://schemas.openxmlformats.org/officeDocument/2006/relationships/hyperlink" Target="https://assetstore.unity.com/packages/2d/textures-materials/skybox-fantastic-6089" TargetMode="External"/><Relationship Id="rId30" Type="http://schemas.openxmlformats.org/officeDocument/2006/relationships/hyperlink" Target="https://assetstore.unity.com/packages/3d/environments/urban/stylized-simple-cartoon-city-50095" TargetMode="External"/><Relationship Id="rId35" Type="http://schemas.openxmlformats.org/officeDocument/2006/relationships/hyperlink" Target="https://github.com/ComarPers922/AI-based-3D-Game-Simul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657EA2A-1B87-4924-98B3-555705E6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37</Pages>
  <Words>8762</Words>
  <Characters>49947</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The College at Brockport</Company>
  <LinksUpToDate>false</LinksUpToDate>
  <CharactersWithSpaces>58592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Donna  Kowal</dc:creator>
  <cp:keywords/>
  <cp:lastModifiedBy>宇航 廖</cp:lastModifiedBy>
  <cp:revision>173</cp:revision>
  <cp:lastPrinted>2009-11-18T18:34:00Z</cp:lastPrinted>
  <dcterms:created xsi:type="dcterms:W3CDTF">2019-05-08T01:28:00Z</dcterms:created>
  <dcterms:modified xsi:type="dcterms:W3CDTF">2019-05-08T06:21:00Z</dcterms:modified>
</cp:coreProperties>
</file>